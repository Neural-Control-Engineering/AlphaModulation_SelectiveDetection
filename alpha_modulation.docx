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02A8D3" w14:textId="77777777" w:rsidR="00EB66ED" w:rsidRPr="002460AB" w:rsidRDefault="003E45CA" w:rsidP="00A46B01">
      <w:pPr>
        <w:jc w:val="both"/>
        <w:rPr>
          <w:b/>
          <w:sz w:val="24"/>
          <w:szCs w:val="24"/>
        </w:rPr>
      </w:pPr>
      <w:r w:rsidRPr="002460AB">
        <w:rPr>
          <w:b/>
          <w:sz w:val="24"/>
          <w:szCs w:val="24"/>
        </w:rPr>
        <w:t>Alpha modulation of spiking activity across multiple brain regions in mice performing a tactile selective detection task</w:t>
      </w:r>
    </w:p>
    <w:p w14:paraId="21137BC6" w14:textId="77777777" w:rsidR="00EB66ED" w:rsidRPr="002460AB" w:rsidRDefault="00EB66ED">
      <w:pPr>
        <w:rPr>
          <w:b/>
          <w:sz w:val="24"/>
          <w:szCs w:val="24"/>
        </w:rPr>
      </w:pPr>
    </w:p>
    <w:p w14:paraId="03801B99" w14:textId="64FFB7B1" w:rsidR="00EB66ED" w:rsidRPr="002460AB" w:rsidRDefault="003E45CA">
      <w:pPr>
        <w:rPr>
          <w:sz w:val="24"/>
          <w:szCs w:val="24"/>
          <w:vertAlign w:val="superscript"/>
        </w:rPr>
      </w:pPr>
      <w:r w:rsidRPr="002460AB">
        <w:rPr>
          <w:sz w:val="24"/>
          <w:szCs w:val="24"/>
        </w:rPr>
        <w:t xml:space="preserve">Craig Kelley, Cody Slater, Marc Sorrentino, Dillon Noone, Jocelyn Hung, Paul </w:t>
      </w:r>
      <w:proofErr w:type="spellStart"/>
      <w:r w:rsidRPr="002460AB">
        <w:rPr>
          <w:sz w:val="24"/>
          <w:szCs w:val="24"/>
        </w:rPr>
        <w:t>Sajda</w:t>
      </w:r>
      <w:proofErr w:type="spellEnd"/>
      <w:r w:rsidRPr="002460AB">
        <w:rPr>
          <w:sz w:val="24"/>
          <w:szCs w:val="24"/>
        </w:rPr>
        <w:t>, and Qi Wang</w:t>
      </w:r>
    </w:p>
    <w:p w14:paraId="5E9B2FEA" w14:textId="77777777" w:rsidR="00C644D7" w:rsidRPr="002460AB" w:rsidRDefault="00C644D7">
      <w:pPr>
        <w:rPr>
          <w:sz w:val="24"/>
          <w:szCs w:val="24"/>
        </w:rPr>
      </w:pPr>
    </w:p>
    <w:p w14:paraId="64AF66B1" w14:textId="7E5D5BE4" w:rsidR="00EB66ED" w:rsidRPr="002460AB" w:rsidRDefault="003E45CA">
      <w:pPr>
        <w:rPr>
          <w:sz w:val="24"/>
          <w:szCs w:val="24"/>
        </w:rPr>
      </w:pPr>
      <w:r w:rsidRPr="002460AB">
        <w:rPr>
          <w:sz w:val="24"/>
          <w:szCs w:val="24"/>
        </w:rPr>
        <w:t>Department of Biomedical Engineering, Columbia University, New York, NY 10027</w:t>
      </w:r>
    </w:p>
    <w:p w14:paraId="3803714A" w14:textId="028A080B" w:rsidR="00EB66ED" w:rsidRPr="002460AB" w:rsidRDefault="00EB66ED">
      <w:pPr>
        <w:rPr>
          <w:b/>
          <w:sz w:val="24"/>
          <w:szCs w:val="24"/>
        </w:rPr>
      </w:pPr>
    </w:p>
    <w:p w14:paraId="04632DEB" w14:textId="1D17C20F" w:rsidR="00C644D7" w:rsidRPr="002460AB" w:rsidRDefault="00253193">
      <w:pPr>
        <w:rPr>
          <w:bCs/>
          <w:sz w:val="24"/>
          <w:szCs w:val="24"/>
        </w:rPr>
      </w:pPr>
      <w:r w:rsidRPr="002460AB">
        <w:rPr>
          <w:bCs/>
          <w:sz w:val="24"/>
          <w:szCs w:val="24"/>
        </w:rPr>
        <w:t>Correspondence</w:t>
      </w:r>
      <w:r w:rsidR="00C644D7" w:rsidRPr="002460AB">
        <w:rPr>
          <w:bCs/>
          <w:sz w:val="24"/>
          <w:szCs w:val="24"/>
        </w:rPr>
        <w:t xml:space="preserve"> should be addressed to: </w:t>
      </w:r>
      <w:hyperlink r:id="rId4" w:history="1">
        <w:r w:rsidR="00C644D7" w:rsidRPr="002460AB">
          <w:rPr>
            <w:rStyle w:val="Hyperlink"/>
            <w:bCs/>
            <w:sz w:val="24"/>
            <w:szCs w:val="24"/>
          </w:rPr>
          <w:t>qi.wang@columbia.edu</w:t>
        </w:r>
      </w:hyperlink>
    </w:p>
    <w:p w14:paraId="226CD8DA" w14:textId="26F12FC8" w:rsidR="00C644D7" w:rsidRPr="002460AB" w:rsidRDefault="00C644D7">
      <w:pPr>
        <w:rPr>
          <w:bCs/>
          <w:sz w:val="24"/>
          <w:szCs w:val="24"/>
        </w:rPr>
      </w:pPr>
    </w:p>
    <w:p w14:paraId="0DC2DB29" w14:textId="111A8774" w:rsidR="00C644D7" w:rsidRPr="002460AB" w:rsidRDefault="00C644D7">
      <w:pPr>
        <w:rPr>
          <w:bCs/>
          <w:sz w:val="24"/>
          <w:szCs w:val="24"/>
        </w:rPr>
      </w:pPr>
      <w:r w:rsidRPr="002460AB">
        <w:rPr>
          <w:bCs/>
          <w:sz w:val="24"/>
          <w:szCs w:val="24"/>
        </w:rPr>
        <w:t xml:space="preserve">Keywords: </w:t>
      </w:r>
      <w:r w:rsidR="00F532D7" w:rsidRPr="002460AB">
        <w:rPr>
          <w:bCs/>
          <w:sz w:val="24"/>
          <w:szCs w:val="24"/>
        </w:rPr>
        <w:t>Alpha oscillation, t</w:t>
      </w:r>
      <w:r w:rsidRPr="002460AB">
        <w:rPr>
          <w:bCs/>
          <w:sz w:val="24"/>
          <w:szCs w:val="24"/>
        </w:rPr>
        <w:t>actile selective detection</w:t>
      </w:r>
      <w:r w:rsidR="00253193" w:rsidRPr="002460AB">
        <w:rPr>
          <w:bCs/>
          <w:sz w:val="24"/>
          <w:szCs w:val="24"/>
        </w:rPr>
        <w:t xml:space="preserve"> task</w:t>
      </w:r>
      <w:r w:rsidRPr="002460AB">
        <w:rPr>
          <w:bCs/>
          <w:sz w:val="24"/>
          <w:szCs w:val="24"/>
        </w:rPr>
        <w:t>,</w:t>
      </w:r>
      <w:r w:rsidR="00831279" w:rsidRPr="002460AB">
        <w:rPr>
          <w:bCs/>
          <w:sz w:val="24"/>
          <w:szCs w:val="24"/>
        </w:rPr>
        <w:t xml:space="preserve"> whiskers,</w:t>
      </w:r>
      <w:r w:rsidRPr="002460AB">
        <w:rPr>
          <w:bCs/>
          <w:sz w:val="24"/>
          <w:szCs w:val="24"/>
        </w:rPr>
        <w:t xml:space="preserve"> prefrontal cortex, primary somatosensory cortex, </w:t>
      </w:r>
      <w:r w:rsidR="00F532D7" w:rsidRPr="002460AB">
        <w:rPr>
          <w:bCs/>
          <w:sz w:val="24"/>
          <w:szCs w:val="24"/>
        </w:rPr>
        <w:t>striatum</w:t>
      </w:r>
    </w:p>
    <w:p w14:paraId="28378978" w14:textId="77777777" w:rsidR="00C644D7" w:rsidRPr="002460AB" w:rsidRDefault="00C644D7">
      <w:pPr>
        <w:rPr>
          <w:b/>
          <w:sz w:val="24"/>
          <w:szCs w:val="24"/>
        </w:rPr>
      </w:pPr>
      <w:r w:rsidRPr="002460AB">
        <w:rPr>
          <w:b/>
          <w:sz w:val="24"/>
          <w:szCs w:val="24"/>
        </w:rPr>
        <w:br w:type="page"/>
      </w:r>
    </w:p>
    <w:p w14:paraId="771DE751" w14:textId="69A98A9D" w:rsidR="00EB66ED" w:rsidRPr="00BB3ED6" w:rsidRDefault="003E45CA">
      <w:pPr>
        <w:rPr>
          <w:b/>
        </w:rPr>
      </w:pPr>
      <w:r w:rsidRPr="00BB3ED6">
        <w:rPr>
          <w:b/>
        </w:rPr>
        <w:lastRenderedPageBreak/>
        <w:t>Abstract</w:t>
      </w:r>
    </w:p>
    <w:p w14:paraId="40402E51" w14:textId="77777777" w:rsidR="00A46B01" w:rsidRPr="00BB3ED6" w:rsidRDefault="00A46B01" w:rsidP="00A46B01">
      <w:pPr>
        <w:jc w:val="both"/>
      </w:pPr>
    </w:p>
    <w:p w14:paraId="513FFA8C" w14:textId="5E4734ED" w:rsidR="00EB66ED" w:rsidRPr="00BB3ED6" w:rsidRDefault="009C34B6" w:rsidP="7E206AF7">
      <w:pPr>
        <w:jc w:val="both"/>
        <w:rPr>
          <w:lang w:val="en-US"/>
        </w:rPr>
      </w:pPr>
      <w:r w:rsidRPr="46B18DD8">
        <w:rPr>
          <w:lang w:val="en-US"/>
        </w:rPr>
        <w:t>Many</w:t>
      </w:r>
      <w:r w:rsidR="003E45CA" w:rsidRPr="46B18DD8">
        <w:rPr>
          <w:lang w:val="en-US"/>
        </w:rPr>
        <w:t xml:space="preserve"> cognitive and sensory processes are characterized by strong relationships between the timing of neuronal spiking </w:t>
      </w:r>
      <w:del w:id="0" w:author="Craig Kelley [2]" w:date="2025-07-01T11:16:00Z">
        <w:r w:rsidR="003E45CA" w:rsidRPr="46B18DD8" w:rsidDel="00141FC0">
          <w:rPr>
            <w:lang w:val="en-US"/>
          </w:rPr>
          <w:delText xml:space="preserve">activity </w:delText>
        </w:r>
      </w:del>
      <w:r w:rsidR="003E45CA" w:rsidRPr="46B18DD8">
        <w:rPr>
          <w:lang w:val="en-US"/>
        </w:rPr>
        <w:t xml:space="preserve">and the phase of ongoing local field potential oscillations. The coupling of neuronal spiking </w:t>
      </w:r>
      <w:del w:id="1" w:author="Craig Kelley" w:date="2025-06-23T13:02:00Z">
        <w:r w:rsidRPr="46B18DD8" w:rsidDel="003E45CA">
          <w:rPr>
            <w:lang w:val="en-US"/>
          </w:rPr>
          <w:delText xml:space="preserve">activity </w:delText>
        </w:r>
      </w:del>
      <w:r w:rsidR="003E45CA" w:rsidRPr="46B18DD8">
        <w:rPr>
          <w:lang w:val="en-US"/>
        </w:rPr>
        <w:t xml:space="preserve">in </w:t>
      </w:r>
      <w:del w:id="2" w:author="Craig Kelley" w:date="2025-06-23T13:02:00Z">
        <w:r w:rsidRPr="46B18DD8" w:rsidDel="002C166E">
          <w:rPr>
            <w:lang w:val="en-US"/>
          </w:rPr>
          <w:delText xml:space="preserve">the </w:delText>
        </w:r>
      </w:del>
      <w:r w:rsidR="003E45CA" w:rsidRPr="46B18DD8">
        <w:rPr>
          <w:lang w:val="en-US"/>
        </w:rPr>
        <w:t xml:space="preserve">neocortex to the phase of alpha oscillations (8-12 Hz) has been well studied in </w:t>
      </w:r>
      <w:del w:id="3" w:author="Craig Kelley" w:date="2025-06-23T13:02:00Z">
        <w:r w:rsidRPr="46B18DD8" w:rsidDel="003E45CA">
          <w:rPr>
            <w:lang w:val="en-US"/>
          </w:rPr>
          <w:delText>monkeys</w:delText>
        </w:r>
      </w:del>
      <w:ins w:id="4" w:author="Craig Kelley" w:date="2025-06-23T13:02:00Z">
        <w:r w:rsidR="0F91622D" w:rsidRPr="46B18DD8">
          <w:rPr>
            <w:lang w:val="en-US"/>
          </w:rPr>
          <w:t>no</w:t>
        </w:r>
      </w:ins>
      <w:ins w:id="5" w:author="Craig Kelley" w:date="2025-06-23T13:03:00Z">
        <w:r w:rsidR="0F91622D" w:rsidRPr="46B18DD8">
          <w:rPr>
            <w:lang w:val="en-US"/>
          </w:rPr>
          <w:t>nhuman primates</w:t>
        </w:r>
      </w:ins>
      <w:r w:rsidR="003E45CA" w:rsidRPr="46B18DD8">
        <w:rPr>
          <w:lang w:val="en-US"/>
        </w:rPr>
        <w:t xml:space="preserve"> but remains largely unexplored in other mammals. How </w:t>
      </w:r>
      <w:del w:id="6" w:author="Craig Kelley" w:date="2025-06-23T13:03:00Z">
        <w:r w:rsidRPr="46B18DD8" w:rsidDel="003E45CA">
          <w:rPr>
            <w:lang w:val="en-US"/>
          </w:rPr>
          <w:delText>these relationships differ</w:delText>
        </w:r>
      </w:del>
      <w:ins w:id="7" w:author="Craig Kelley" w:date="2025-06-23T13:03:00Z">
        <w:r w:rsidR="5B61BDAC" w:rsidRPr="46B18DD8">
          <w:rPr>
            <w:lang w:val="en-US"/>
          </w:rPr>
          <w:t>this phase modulation of spiking differ</w:t>
        </w:r>
      </w:ins>
      <w:ins w:id="8" w:author="Craig Kelley [2]" w:date="2025-07-01T11:16:00Z">
        <w:r w:rsidR="00141FC0">
          <w:rPr>
            <w:lang w:val="en-US"/>
          </w:rPr>
          <w:t>s</w:t>
        </w:r>
      </w:ins>
      <w:r w:rsidR="003E45CA" w:rsidRPr="46B18DD8">
        <w:rPr>
          <w:lang w:val="en-US"/>
        </w:rPr>
        <w:t xml:space="preserve"> between brain areas and cell types, </w:t>
      </w:r>
      <w:r w:rsidR="00A9092F" w:rsidRPr="46B18DD8">
        <w:rPr>
          <w:lang w:val="en-US"/>
        </w:rPr>
        <w:t xml:space="preserve">as well as </w:t>
      </w:r>
      <w:del w:id="9" w:author="Craig Kelley" w:date="2025-06-23T13:04:00Z">
        <w:r w:rsidRPr="46B18DD8" w:rsidDel="00A9092F">
          <w:rPr>
            <w:lang w:val="en-US"/>
          </w:rPr>
          <w:delText>their</w:delText>
        </w:r>
      </w:del>
      <w:ins w:id="10" w:author="Craig Kelley" w:date="2025-06-23T13:04:00Z">
        <w:r w:rsidR="1E48959E" w:rsidRPr="46B18DD8">
          <w:rPr>
            <w:lang w:val="en-US"/>
          </w:rPr>
          <w:t>its</w:t>
        </w:r>
      </w:ins>
      <w:r w:rsidR="00A9092F" w:rsidRPr="46B18DD8">
        <w:rPr>
          <w:lang w:val="en-US"/>
        </w:rPr>
        <w:t xml:space="preserve"> role in</w:t>
      </w:r>
      <w:r w:rsidR="003E45CA" w:rsidRPr="46B18DD8">
        <w:rPr>
          <w:lang w:val="en-US"/>
        </w:rPr>
        <w:t xml:space="preserve"> </w:t>
      </w:r>
      <w:del w:id="11" w:author="Craig Kelley [2]" w:date="2025-07-01T15:33:00Z">
        <w:r w:rsidR="003E45CA" w:rsidRPr="46B18DD8" w:rsidDel="00C919A4">
          <w:rPr>
            <w:lang w:val="en-US"/>
          </w:rPr>
          <w:delText>somato</w:delText>
        </w:r>
      </w:del>
      <w:r w:rsidR="003E45CA" w:rsidRPr="46B18DD8">
        <w:rPr>
          <w:lang w:val="en-US"/>
        </w:rPr>
        <w:t xml:space="preserve">sensory </w:t>
      </w:r>
      <w:r w:rsidR="002C166E" w:rsidRPr="46B18DD8">
        <w:rPr>
          <w:lang w:val="en-US"/>
        </w:rPr>
        <w:t xml:space="preserve">processing </w:t>
      </w:r>
      <w:r w:rsidR="003E45CA" w:rsidRPr="46B18DD8">
        <w:rPr>
          <w:lang w:val="en-US"/>
        </w:rPr>
        <w:t>and decision</w:t>
      </w:r>
      <w:ins w:id="12" w:author="Craig Kelley [2]" w:date="2025-07-01T15:29:00Z">
        <w:r w:rsidR="00C919A4">
          <w:rPr>
            <w:lang w:val="en-US"/>
          </w:rPr>
          <w:t xml:space="preserve"> </w:t>
        </w:r>
      </w:ins>
      <w:del w:id="13" w:author="Craig Kelley [2]" w:date="2025-07-01T15:29:00Z">
        <w:r w:rsidRPr="46B18DD8" w:rsidDel="00C919A4">
          <w:rPr>
            <w:lang w:val="en-US"/>
          </w:rPr>
          <w:delText>-</w:delText>
        </w:r>
      </w:del>
      <w:r w:rsidR="003E45CA" w:rsidRPr="46B18DD8">
        <w:rPr>
          <w:lang w:val="en-US"/>
        </w:rPr>
        <w:t xml:space="preserve">making, are not well understood. We </w:t>
      </w:r>
      <w:r w:rsidR="002C166E" w:rsidRPr="46B18DD8">
        <w:rPr>
          <w:lang w:val="en-US"/>
        </w:rPr>
        <w:t xml:space="preserve">used </w:t>
      </w:r>
      <w:proofErr w:type="spellStart"/>
      <w:r w:rsidRPr="46B18DD8">
        <w:rPr>
          <w:lang w:val="en-US"/>
        </w:rPr>
        <w:t>Neuropixels</w:t>
      </w:r>
      <w:proofErr w:type="spellEnd"/>
      <w:r w:rsidR="003E45CA" w:rsidRPr="46B18DD8">
        <w:rPr>
          <w:lang w:val="en-US"/>
        </w:rPr>
        <w:t xml:space="preserve"> to chronically record neural activity from </w:t>
      </w:r>
      <w:del w:id="14" w:author="Craig Kelley" w:date="2025-06-23T13:05:00Z">
        <w:r w:rsidRPr="46B18DD8" w:rsidDel="00F82B77">
          <w:rPr>
            <w:lang w:val="en-US"/>
          </w:rPr>
          <w:delText xml:space="preserve">the </w:delText>
        </w:r>
      </w:del>
      <w:r w:rsidR="003E45CA" w:rsidRPr="46B18DD8">
        <w:rPr>
          <w:lang w:val="en-US"/>
        </w:rPr>
        <w:t>somatosensory cortex, prefrontal cortex, striatum, and amygdala in mice performing a whisker-based selective detection task. We observed strong spontaneous alpha phase modulation of single</w:t>
      </w:r>
      <w:r w:rsidR="00F82B77" w:rsidRPr="46B18DD8">
        <w:rPr>
          <w:lang w:val="en-US"/>
        </w:rPr>
        <w:t>-</w:t>
      </w:r>
      <w:r w:rsidR="003E45CA" w:rsidRPr="46B18DD8">
        <w:rPr>
          <w:lang w:val="en-US"/>
        </w:rPr>
        <w:t xml:space="preserve">neuron spiking activity </w:t>
      </w:r>
      <w:r w:rsidR="002C166E" w:rsidRPr="46B18DD8">
        <w:rPr>
          <w:lang w:val="en-US"/>
        </w:rPr>
        <w:t>during</w:t>
      </w:r>
      <w:r w:rsidR="003E45CA" w:rsidRPr="46B18DD8">
        <w:rPr>
          <w:lang w:val="en-US"/>
        </w:rPr>
        <w:t xml:space="preserve"> the task. The prevalence and strength of alpha phase modulation differed significantly across regions and between cell types. </w:t>
      </w:r>
      <w:del w:id="15" w:author="Craig Kelley" w:date="2025-06-23T13:50:00Z">
        <w:r w:rsidRPr="46B18DD8" w:rsidDel="004A74E3">
          <w:rPr>
            <w:lang w:val="en-US"/>
          </w:rPr>
          <w:delText>Phase-modulated</w:delText>
        </w:r>
      </w:del>
      <w:ins w:id="16" w:author="Craig Kelley" w:date="2025-06-23T13:50:00Z">
        <w:r w:rsidR="57A70B1B" w:rsidRPr="46B18DD8">
          <w:rPr>
            <w:lang w:val="en-US"/>
          </w:rPr>
          <w:t>Phase modulated</w:t>
        </w:r>
      </w:ins>
      <w:r w:rsidR="003E45CA" w:rsidRPr="46B18DD8">
        <w:rPr>
          <w:lang w:val="en-US"/>
        </w:rPr>
        <w:t xml:space="preserve"> neurons</w:t>
      </w:r>
      <w:del w:id="17" w:author="Craig Kelley [2]" w:date="2025-07-01T11:17:00Z">
        <w:r w:rsidR="003E45CA" w:rsidRPr="46B18DD8" w:rsidDel="00141FC0">
          <w:rPr>
            <w:lang w:val="en-US"/>
          </w:rPr>
          <w:delText xml:space="preserve"> </w:delText>
        </w:r>
      </w:del>
      <w:del w:id="18" w:author="Craig Kelley" w:date="2025-06-10T13:11:00Z">
        <w:r w:rsidRPr="46B18DD8" w:rsidDel="009C34B6">
          <w:rPr>
            <w:lang w:val="en-US"/>
          </w:rPr>
          <w:delText xml:space="preserve">exhibited </w:delText>
        </w:r>
      </w:del>
      <w:del w:id="19" w:author="Craig Kelley" w:date="2025-06-04T15:20:00Z">
        <w:r w:rsidRPr="46B18DD8" w:rsidDel="009C34B6">
          <w:rPr>
            <w:lang w:val="en-US"/>
          </w:rPr>
          <w:delText>greater changes in spiking activity during task execution</w:delText>
        </w:r>
      </w:del>
      <w:del w:id="20" w:author="Craig Kelley" w:date="2025-06-10T13:11:00Z">
        <w:r w:rsidRPr="46B18DD8" w:rsidDel="009C34B6">
          <w:rPr>
            <w:lang w:val="en-US"/>
          </w:rPr>
          <w:delText xml:space="preserve"> t</w:delText>
        </w:r>
      </w:del>
      <w:ins w:id="21" w:author="Craig Kelley" w:date="2025-06-10T13:11:00Z">
        <w:r w:rsidR="4F08C381" w:rsidRPr="46B18DD8">
          <w:rPr>
            <w:lang w:val="en-US"/>
          </w:rPr>
          <w:t xml:space="preserve"> </w:t>
        </w:r>
      </w:ins>
      <w:ins w:id="22" w:author="Craig Kelley" w:date="2025-06-10T13:12:00Z">
        <w:r w:rsidR="4F08C381" w:rsidRPr="46B18DD8">
          <w:rPr>
            <w:lang w:val="en-US"/>
          </w:rPr>
          <w:t xml:space="preserve">exhibited stronger responses to </w:t>
        </w:r>
      </w:ins>
      <w:ins w:id="23" w:author="Craig Kelley" w:date="2025-06-20T19:29:00Z">
        <w:r w:rsidR="048E2ECB" w:rsidRPr="46B18DD8">
          <w:rPr>
            <w:lang w:val="en-US"/>
          </w:rPr>
          <w:t xml:space="preserve">both </w:t>
        </w:r>
      </w:ins>
      <w:ins w:id="24" w:author="Craig Kelley" w:date="2025-06-10T13:12:00Z">
        <w:r w:rsidR="4F08C381" w:rsidRPr="46B18DD8">
          <w:rPr>
            <w:lang w:val="en-US"/>
          </w:rPr>
          <w:t>go and no-go</w:t>
        </w:r>
      </w:ins>
      <w:ins w:id="25" w:author="Craig Kelley [2]" w:date="2025-07-01T11:25:00Z">
        <w:r w:rsidR="007D2363" w:rsidRPr="46B18DD8">
          <w:rPr>
            <w:lang w:val="en-US"/>
          </w:rPr>
          <w:t xml:space="preserve"> stimuli</w:t>
        </w:r>
      </w:ins>
      <w:ins w:id="26" w:author="Craig Kelley [2]" w:date="2025-07-01T11:24:00Z">
        <w:r w:rsidR="007D2363">
          <w:rPr>
            <w:lang w:val="en-US"/>
          </w:rPr>
          <w:t>, as well as stronger motor</w:t>
        </w:r>
      </w:ins>
      <w:ins w:id="27" w:author="Craig Kelley [2]" w:date="2025-07-01T11:25:00Z">
        <w:r w:rsidR="007D2363">
          <w:rPr>
            <w:lang w:val="en-US"/>
          </w:rPr>
          <w:t>-</w:t>
        </w:r>
      </w:ins>
      <w:ins w:id="28" w:author="Craig Kelley [2]" w:date="2025-07-01T11:24:00Z">
        <w:r w:rsidR="007D2363">
          <w:rPr>
            <w:lang w:val="en-US"/>
          </w:rPr>
          <w:t xml:space="preserve"> and reward</w:t>
        </w:r>
      </w:ins>
      <w:ins w:id="29" w:author="Craig Kelley [2]" w:date="2025-07-01T11:25:00Z">
        <w:r w:rsidR="007D2363">
          <w:rPr>
            <w:lang w:val="en-US"/>
          </w:rPr>
          <w:t>-</w:t>
        </w:r>
      </w:ins>
      <w:ins w:id="30" w:author="Craig Kelley [2]" w:date="2025-07-01T11:24:00Z">
        <w:r w:rsidR="007D2363">
          <w:rPr>
            <w:lang w:val="en-US"/>
          </w:rPr>
          <w:t>related changes in firing rate</w:t>
        </w:r>
      </w:ins>
      <w:ins w:id="31" w:author="Craig Kelley [2]" w:date="2025-07-01T11:25:00Z">
        <w:r w:rsidR="007D2363">
          <w:rPr>
            <w:lang w:val="en-US"/>
          </w:rPr>
          <w:t>,</w:t>
        </w:r>
      </w:ins>
      <w:ins w:id="32" w:author="Craig Kelley" w:date="2025-06-10T13:12:00Z">
        <w:del w:id="33" w:author="Craig Kelley [2]" w:date="2025-07-01T11:25:00Z">
          <w:r w:rsidR="4F08C381" w:rsidRPr="46B18DD8" w:rsidDel="007D2363">
            <w:rPr>
              <w:lang w:val="en-US"/>
            </w:rPr>
            <w:delText xml:space="preserve"> stimuli</w:delText>
          </w:r>
        </w:del>
        <w:r w:rsidR="5854CDA3" w:rsidRPr="46B18DD8">
          <w:rPr>
            <w:lang w:val="en-US"/>
          </w:rPr>
          <w:t xml:space="preserve"> t</w:t>
        </w:r>
      </w:ins>
      <w:r w:rsidR="003E45CA" w:rsidRPr="46B18DD8">
        <w:rPr>
          <w:lang w:val="en-US"/>
        </w:rPr>
        <w:t>han their unmodulated counterparts.</w:t>
      </w:r>
      <w:ins w:id="34" w:author="Craig Kelley [2]" w:date="2025-07-01T15:34:00Z">
        <w:r w:rsidR="00C919A4">
          <w:rPr>
            <w:lang w:val="en-US"/>
          </w:rPr>
          <w:t xml:space="preserve">  The increased responsiveness of phase modulated neurons suggest</w:t>
        </w:r>
        <w:r w:rsidR="005551CA">
          <w:t>s they are innervated by more diverse populations.</w:t>
        </w:r>
      </w:ins>
      <w:r w:rsidR="003E45CA" w:rsidRPr="46B18DD8">
        <w:rPr>
          <w:lang w:val="en-US"/>
        </w:rPr>
        <w:t xml:space="preserve"> </w:t>
      </w:r>
      <w:del w:id="35" w:author="Craig Kelley" w:date="2025-06-23T13:43:00Z">
        <w:r w:rsidRPr="46B18DD8" w:rsidDel="003E45CA">
          <w:rPr>
            <w:lang w:val="en-US"/>
          </w:rPr>
          <w:delText>Furthermore, a</w:delText>
        </w:r>
      </w:del>
      <w:ins w:id="36" w:author="Craig Kelley" w:date="2025-06-23T13:43:00Z">
        <w:r w:rsidR="4725F3F4" w:rsidRPr="46B18DD8">
          <w:rPr>
            <w:lang w:val="en-US"/>
          </w:rPr>
          <w:t>A</w:t>
        </w:r>
      </w:ins>
      <w:r w:rsidR="003E45CA" w:rsidRPr="46B18DD8">
        <w:rPr>
          <w:lang w:val="en-US"/>
        </w:rPr>
        <w:t xml:space="preserve">lpha modulation of neuronal spiking during baseline activity </w:t>
      </w:r>
      <w:ins w:id="37" w:author="Craig Kelley" w:date="2025-06-23T13:43:00Z">
        <w:r w:rsidR="2A22806D" w:rsidRPr="46B18DD8">
          <w:rPr>
            <w:lang w:val="en-US"/>
          </w:rPr>
          <w:t xml:space="preserve">also </w:t>
        </w:r>
      </w:ins>
      <w:r w:rsidR="003E45CA" w:rsidRPr="46B18DD8">
        <w:rPr>
          <w:lang w:val="en-US"/>
        </w:rPr>
        <w:t xml:space="preserve">correlated with task performance. </w:t>
      </w:r>
      <w:bookmarkStart w:id="38" w:name="_Int_fwpqRx8F"/>
      <w:r w:rsidR="003E45CA" w:rsidRPr="46B18DD8">
        <w:rPr>
          <w:lang w:val="en-US"/>
        </w:rPr>
        <w:t xml:space="preserve">In particular, </w:t>
      </w:r>
      <w:r w:rsidR="00A9092F" w:rsidRPr="46B18DD8">
        <w:rPr>
          <w:lang w:val="en-US"/>
        </w:rPr>
        <w:t>many</w:t>
      </w:r>
      <w:bookmarkEnd w:id="38"/>
      <w:r w:rsidR="00A9092F" w:rsidRPr="46B18DD8">
        <w:rPr>
          <w:lang w:val="en-US"/>
        </w:rPr>
        <w:t xml:space="preserve"> neurons exhibited strong alpha modulation before </w:t>
      </w:r>
      <w:bookmarkStart w:id="39" w:name="_Int_HdpKv69j"/>
      <w:r w:rsidR="00A9092F" w:rsidRPr="46B18DD8">
        <w:rPr>
          <w:lang w:val="en-US"/>
        </w:rPr>
        <w:t>correct</w:t>
      </w:r>
      <w:bookmarkEnd w:id="39"/>
      <w:r w:rsidR="00A9092F" w:rsidRPr="46B18DD8">
        <w:rPr>
          <w:lang w:val="en-US"/>
        </w:rPr>
        <w:t xml:space="preserve"> trials, but not before incorrect trials</w:t>
      </w:r>
      <w:r w:rsidR="003E45CA" w:rsidRPr="46B18DD8">
        <w:rPr>
          <w:lang w:val="en-US"/>
        </w:rPr>
        <w:t>. These data suggest that dysregulation of spiking activity with respect to alpha oscillation</w:t>
      </w:r>
      <w:r w:rsidR="002C166E" w:rsidRPr="46B18DD8">
        <w:rPr>
          <w:lang w:val="en-US"/>
        </w:rPr>
        <w:t>s</w:t>
      </w:r>
      <w:r w:rsidR="003E45CA" w:rsidRPr="46B18DD8">
        <w:rPr>
          <w:lang w:val="en-US"/>
        </w:rPr>
        <w:t xml:space="preserve"> may characterize lapses in </w:t>
      </w:r>
      <w:del w:id="40" w:author="Craig Kelley" w:date="2025-06-04T15:21:00Z">
        <w:r w:rsidRPr="46B18DD8" w:rsidDel="009C34B6">
          <w:rPr>
            <w:lang w:val="en-US"/>
          </w:rPr>
          <w:delText xml:space="preserve">task engagement or </w:delText>
        </w:r>
      </w:del>
      <w:r w:rsidR="003E45CA" w:rsidRPr="46B18DD8">
        <w:rPr>
          <w:lang w:val="en-US"/>
        </w:rPr>
        <w:t>attention.</w:t>
      </w:r>
    </w:p>
    <w:p w14:paraId="026076A8" w14:textId="57B8395D" w:rsidR="007E5316" w:rsidDel="008975BC" w:rsidRDefault="007E5316">
      <w:pPr>
        <w:rPr>
          <w:del w:id="41" w:author="Craig Kelley [2]" w:date="2025-06-23T15:54:00Z"/>
        </w:rPr>
      </w:pPr>
    </w:p>
    <w:p w14:paraId="525E1520" w14:textId="7418EBF3" w:rsidR="00C644D7" w:rsidRDefault="00C644D7">
      <w:pPr>
        <w:rPr>
          <w:b/>
          <w:sz w:val="24"/>
          <w:szCs w:val="24"/>
        </w:rPr>
      </w:pPr>
      <w:del w:id="42" w:author="Craig Kelley [2]" w:date="2025-06-23T15:54:00Z">
        <w:r w:rsidDel="008975BC">
          <w:rPr>
            <w:b/>
            <w:sz w:val="24"/>
            <w:szCs w:val="24"/>
          </w:rPr>
          <w:br w:type="page"/>
        </w:r>
      </w:del>
    </w:p>
    <w:p w14:paraId="0957EB76" w14:textId="1EABA161" w:rsidR="00EB66ED" w:rsidRPr="00BB3ED6" w:rsidRDefault="003E45CA">
      <w:pPr>
        <w:rPr>
          <w:b/>
        </w:rPr>
      </w:pPr>
      <w:r w:rsidRPr="00BB3ED6">
        <w:rPr>
          <w:b/>
        </w:rPr>
        <w:lastRenderedPageBreak/>
        <w:t xml:space="preserve">Introduction </w:t>
      </w:r>
    </w:p>
    <w:p w14:paraId="0489D646" w14:textId="77777777" w:rsidR="00653935" w:rsidRPr="00BB3ED6" w:rsidRDefault="00653935">
      <w:pPr>
        <w:rPr>
          <w:b/>
        </w:rPr>
      </w:pPr>
    </w:p>
    <w:p w14:paraId="0CF0C04C" w14:textId="0B6AFE1C" w:rsidR="00EB66ED" w:rsidRPr="00BB3ED6" w:rsidRDefault="00EF63D5" w:rsidP="7E206AF7">
      <w:pPr>
        <w:jc w:val="both"/>
        <w:rPr>
          <w:lang w:val="en-US"/>
          <w:rPrChange w:id="43" w:author="Craig Kelley" w:date="2025-06-10T15:05:00Z">
            <w:rPr>
              <w:b/>
              <w:bCs/>
              <w:lang w:val="en-US"/>
            </w:rPr>
          </w:rPrChange>
        </w:rPr>
      </w:pPr>
      <w:r w:rsidRPr="46B18DD8">
        <w:rPr>
          <w:lang w:val="en-US"/>
        </w:rPr>
        <w:t xml:space="preserve">Neural oscillations play a critical role in regulating various perceptual and cognitive functions, including sensory processing, memory, attention, and decision-making. They serve as a mechanism for coordinating communication between different neural circuits </w:t>
      </w:r>
      <w:r>
        <w:fldChar w:fldCharType="begin">
          <w:fldData xml:space="preserve">PEVuZE5vdGU+PENpdGU+PEF1dGhvcj5CdXpzw6FraTwvQXV0aG9yPjxZZWFyPjIwMDQ8L1llYXI+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</w:fldData>
        </w:fldChar>
      </w:r>
      <w:r>
        <w:instrText xml:space="preserve"> ADDIN EN.CITE </w:instrText>
      </w:r>
      <w:r>
        <w:fldChar w:fldCharType="begin">
          <w:fldData xml:space="preserve">PEVuZE5vdGU+PENpdGU+PEF1dGhvcj5CdXpzw6FraTwvQXV0aG9yPjxZZWFyPjIwMDQ8L1llYXI+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</w:fldData>
        </w:fldChar>
      </w:r>
      <w:r>
        <w:instrText xml:space="preserve"> ADDIN EN.CITE.DATA </w:instrText>
      </w:r>
      <w:r>
        <w:fldChar w:fldCharType="end"/>
      </w:r>
      <w:r>
        <w:fldChar w:fldCharType="separate"/>
      </w:r>
      <w:r w:rsidR="000920E1" w:rsidRPr="46B18DD8">
        <w:rPr>
          <w:noProof/>
          <w:lang w:val="en-US"/>
        </w:rPr>
        <w:t>(Gray et al., 1989; Buzsáki and Draguhn, 2004; Weiss et al., 2023)</w:t>
      </w:r>
      <w:r>
        <w:fldChar w:fldCharType="end"/>
      </w:r>
      <w:r w:rsidR="00757C52" w:rsidRPr="46B18DD8">
        <w:rPr>
          <w:lang w:val="en-US"/>
        </w:rPr>
        <w:t xml:space="preserve">. </w:t>
      </w:r>
      <w:r w:rsidR="003E45CA" w:rsidRPr="46B18DD8">
        <w:rPr>
          <w:lang w:val="en-US"/>
        </w:rPr>
        <w:t xml:space="preserve">Since the advent of electroencephalography (EEG), alpha oscillations (8-12 Hz, ranges vary depending on the study) have been the object of close study </w:t>
      </w:r>
      <w:r>
        <w:fldChar w:fldCharType="begin">
          <w:fldData xml:space="preserve">PEVuZE5vdGU+PENpdGU+PEF1dGhvcj5CZXJnZXI8L0F1dGhvcj48WWVhcj4xOTI5PC9ZZWFyPjxS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==
</w:fldData>
        </w:fldChar>
      </w:r>
      <w:r>
        <w:instrText xml:space="preserve"> ADDIN EN.CITE </w:instrText>
      </w:r>
      <w:r>
        <w:fldChar w:fldCharType="begin">
          <w:fldData xml:space="preserve">PEVuZE5vdGU+PENpdGU+PEF1dGhvcj5CZXJnZXI8L0F1dGhvcj48WWVhcj4xOTI5PC9ZZWFyPjxS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==
</w:fldData>
        </w:fldChar>
      </w:r>
      <w:r>
        <w:instrText xml:space="preserve"> ADDIN EN.CITE.DATA </w:instrText>
      </w:r>
      <w:r>
        <w:fldChar w:fldCharType="end"/>
      </w:r>
      <w:r>
        <w:fldChar w:fldCharType="separate"/>
      </w:r>
      <w:r w:rsidR="000920E1" w:rsidRPr="46B18DD8">
        <w:rPr>
          <w:noProof/>
          <w:lang w:val="en-US"/>
        </w:rPr>
        <w:t>(Berger, 1929; Ojha, 2024)</w:t>
      </w:r>
      <w:r>
        <w:fldChar w:fldCharType="end"/>
      </w:r>
      <w:r w:rsidR="0066063A" w:rsidRPr="46B18DD8">
        <w:rPr>
          <w:lang w:val="en-US"/>
        </w:rPr>
        <w:t>.</w:t>
      </w:r>
      <w:r w:rsidR="003E45CA" w:rsidRPr="46B18DD8">
        <w:rPr>
          <w:lang w:val="en-US"/>
        </w:rPr>
        <w:t xml:space="preserve"> Alpha oscillations have been observed in diverse cortical regions, including visual, somatosensory, motor, premotor, auditory, and entorhinal cortices</w:t>
      </w:r>
      <w:r w:rsidR="00BC308C" w:rsidRPr="46B18DD8">
        <w:rPr>
          <w:lang w:val="en-US"/>
        </w:rPr>
        <w:t xml:space="preserve"> </w:t>
      </w:r>
      <w:r>
        <w:fldChar w:fldCharType="begin">
          <w:fldData xml:space="preserve">PEVuZE5vdGU+PENpdGU+PEF1dGhvcj5TdGVyaWFkZTwvQXV0aG9yPjxZZWFyPjE5OTA8L1llYXI+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</w:fldData>
        </w:fldChar>
      </w:r>
      <w:r>
        <w:instrText xml:space="preserve"> ADDIN EN.CITE </w:instrText>
      </w:r>
      <w:r>
        <w:fldChar w:fldCharType="begin">
          <w:fldData xml:space="preserve">PEVuZE5vdGU+PENpdGU+PEF1dGhvcj5TdGVyaWFkZTwvQXV0aG9yPjxZZWFyPjE5OTA8L1llYXI+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</w:fldData>
        </w:fldChar>
      </w:r>
      <w:r>
        <w:instrText xml:space="preserve"> ADDIN EN.CITE.DATA </w:instrText>
      </w:r>
      <w:r>
        <w:fldChar w:fldCharType="end"/>
      </w:r>
      <w:r>
        <w:fldChar w:fldCharType="separate"/>
      </w:r>
      <w:r w:rsidR="000920E1" w:rsidRPr="46B18DD8">
        <w:rPr>
          <w:noProof/>
          <w:lang w:val="en-US"/>
        </w:rPr>
        <w:t>(da Silva et al., 1973; Steriade et al., 1990; Lehtelä et al., 1997; Lukatch and MacIver, 1997; Castro-Alamancos and Tawara-Hirata, 2007; Haegens et al., 2011)</w:t>
      </w:r>
      <w:r>
        <w:fldChar w:fldCharType="end"/>
      </w:r>
      <w:r w:rsidR="003E45CA" w:rsidRPr="46B18DD8">
        <w:rPr>
          <w:lang w:val="en-US"/>
        </w:rPr>
        <w:t xml:space="preserve">. Because alpha oscillations are most prominent in visual cortex with eyes closed, they were previously hypothesized to represent an idling state and were therefore inessential for understanding cognition </w:t>
      </w:r>
      <w:r>
        <w:fldChar w:fldCharType="begin">
          <w:fldData xml:space="preserve">PEVuZE5vdGU+PENpdGU+PEF1dGhvcj5TdGVyaWFkZTwvQXV0aG9yPjxZZWFyPjE5OTA8L1llYXI+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</w:fldData>
        </w:fldChar>
      </w:r>
      <w:r>
        <w:instrText xml:space="preserve"> ADDIN EN.CITE </w:instrText>
      </w:r>
      <w:r>
        <w:fldChar w:fldCharType="begin">
          <w:fldData xml:space="preserve">PEVuZE5vdGU+PENpdGU+PEF1dGhvcj5TdGVyaWFkZTwvQXV0aG9yPjxZZWFyPjE5OTA8L1llYXI+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</w:fldData>
        </w:fldChar>
      </w:r>
      <w:r>
        <w:instrText xml:space="preserve"> ADDIN EN.CITE.DATA </w:instrText>
      </w:r>
      <w:r>
        <w:fldChar w:fldCharType="end"/>
      </w:r>
      <w:r>
        <w:fldChar w:fldCharType="separate"/>
      </w:r>
      <w:r w:rsidR="000920E1" w:rsidRPr="46B18DD8">
        <w:rPr>
          <w:noProof/>
          <w:lang w:val="en-US"/>
        </w:rPr>
        <w:t>(Adrian and Matthews, 1934; Steriade et al., 1990; Worden et al., 2000)</w:t>
      </w:r>
      <w:r>
        <w:fldChar w:fldCharType="end"/>
      </w:r>
      <w:r w:rsidR="003E45CA" w:rsidRPr="46B18DD8">
        <w:rPr>
          <w:lang w:val="en-US"/>
        </w:rPr>
        <w:t xml:space="preserve">. However, there is strong evidence </w:t>
      </w:r>
      <w:r w:rsidR="00653935" w:rsidRPr="46B18DD8">
        <w:rPr>
          <w:lang w:val="en-US"/>
        </w:rPr>
        <w:t xml:space="preserve">that </w:t>
      </w:r>
      <w:r w:rsidR="003E45CA" w:rsidRPr="46B18DD8">
        <w:rPr>
          <w:lang w:val="en-US"/>
        </w:rPr>
        <w:t xml:space="preserve">alpha oscillations play a functional role in cognitive processing with rhythmic inhibition suppressing the representation and processing of task-irrelevant stimuli </w:t>
      </w:r>
      <w:r>
        <w:fldChar w:fldCharType="begin">
          <w:fldData xml:space="preserve">PEVuZE5vdGU+PENpdGU+PEF1dGhvcj5Db29wZXI8L0F1dGhvcj48WWVhcj4yMDAzPC9ZZWFyPjxS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</w:fldData>
        </w:fldChar>
      </w:r>
      <w:r>
        <w:instrText xml:space="preserve"> ADDIN EN.CITE </w:instrText>
      </w:r>
      <w:r>
        <w:fldChar w:fldCharType="begin">
          <w:fldData xml:space="preserve">PEVuZE5vdGU+PENpdGU+PEF1dGhvcj5Db29wZXI8L0F1dGhvcj48WWVhcj4yMDAzPC9ZZWFyPjxS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</w:fldData>
        </w:fldChar>
      </w:r>
      <w:r>
        <w:instrText xml:space="preserve"> ADDIN EN.CITE.DATA </w:instrText>
      </w:r>
      <w:r>
        <w:fldChar w:fldCharType="end"/>
      </w:r>
      <w:r>
        <w:fldChar w:fldCharType="separate"/>
      </w:r>
      <w:r w:rsidR="000920E1" w:rsidRPr="46B18DD8">
        <w:rPr>
          <w:noProof/>
          <w:lang w:val="en-US"/>
        </w:rPr>
        <w:t>(Cooper et al., 2003; Klimesch et al., 2007; Palva and Palva, 2007)</w:t>
      </w:r>
      <w:r>
        <w:fldChar w:fldCharType="end"/>
      </w:r>
      <w:r w:rsidR="003E45CA" w:rsidRPr="46B18DD8">
        <w:rPr>
          <w:lang w:val="en-US"/>
        </w:rPr>
        <w:t>. Lateralization of alpha oscillations in spatial attention tasks, with high alpha power in task-relevant regions ipsilateral</w:t>
      </w:r>
      <w:ins w:id="44" w:author="Craig Kelley" w:date="2025-06-10T15:00:00Z">
        <w:r w:rsidR="43EC4B72" w:rsidRPr="46B18DD8">
          <w:rPr>
            <w:lang w:val="en-US"/>
          </w:rPr>
          <w:t xml:space="preserve"> </w:t>
        </w:r>
      </w:ins>
      <w:r w:rsidR="003E45CA" w:rsidRPr="46B18DD8">
        <w:rPr>
          <w:lang w:val="en-US"/>
        </w:rPr>
        <w:t xml:space="preserve"> to attended stimuli </w:t>
      </w:r>
      <w:ins w:id="45" w:author="Craig Kelley" w:date="2025-06-10T15:01:00Z">
        <w:r w:rsidR="5486C2C4" w:rsidRPr="46B18DD8">
          <w:rPr>
            <w:lang w:val="en-US"/>
          </w:rPr>
          <w:t>(in the unaligned, non</w:t>
        </w:r>
      </w:ins>
      <w:ins w:id="46" w:author="Craig Kelley" w:date="2025-06-10T15:02:00Z">
        <w:r w:rsidR="76AA2F9E" w:rsidRPr="46B18DD8">
          <w:rPr>
            <w:lang w:val="en-US"/>
          </w:rPr>
          <w:t>-</w:t>
        </w:r>
      </w:ins>
      <w:ins w:id="47" w:author="Craig Kelley" w:date="2025-06-10T15:01:00Z">
        <w:r w:rsidR="5486C2C4" w:rsidRPr="46B18DD8">
          <w:rPr>
            <w:lang w:val="en-US"/>
          </w:rPr>
          <w:t>e</w:t>
        </w:r>
      </w:ins>
      <w:ins w:id="48" w:author="Craig Kelley" w:date="2025-06-10T15:02:00Z">
        <w:r w:rsidR="26461B5D" w:rsidRPr="46B18DD8">
          <w:rPr>
            <w:lang w:val="en-US"/>
          </w:rPr>
          <w:t>n</w:t>
        </w:r>
      </w:ins>
      <w:ins w:id="49" w:author="Craig Kelley" w:date="2025-06-10T15:01:00Z">
        <w:r w:rsidR="5486C2C4" w:rsidRPr="46B18DD8">
          <w:rPr>
            <w:lang w:val="en-US"/>
          </w:rPr>
          <w:t xml:space="preserve">coding hemisphere relative to the stimuli) </w:t>
        </w:r>
      </w:ins>
      <w:r w:rsidR="003E45CA" w:rsidRPr="46B18DD8">
        <w:rPr>
          <w:lang w:val="en-US"/>
        </w:rPr>
        <w:t>and low alpha power in task-relevant regions contralateral to attended stimuli</w:t>
      </w:r>
      <w:ins w:id="50" w:author="Craig Kelley" w:date="2025-06-10T15:02:00Z">
        <w:r w:rsidR="74502281" w:rsidRPr="46B18DD8">
          <w:rPr>
            <w:lang w:val="en-US"/>
          </w:rPr>
          <w:t xml:space="preserve"> (in aligned, e</w:t>
        </w:r>
        <w:r w:rsidR="200E6470" w:rsidRPr="46B18DD8">
          <w:rPr>
            <w:lang w:val="en-US"/>
          </w:rPr>
          <w:t>n</w:t>
        </w:r>
        <w:r w:rsidR="74502281" w:rsidRPr="46B18DD8">
          <w:rPr>
            <w:lang w:val="en-US"/>
          </w:rPr>
          <w:t>coding hemisphere relative to the stimuli)</w:t>
        </w:r>
      </w:ins>
      <w:r w:rsidR="003E45CA" w:rsidRPr="46B18DD8">
        <w:rPr>
          <w:lang w:val="en-US"/>
        </w:rPr>
        <w:t xml:space="preserve">, provide further support for the role of alpha in suppressing irrelevant representations </w:t>
      </w:r>
      <w:r>
        <w:fldChar w:fldCharType="begin">
          <w:fldData xml:space="preserve">PEVuZE5vdGU+PENpdGU+PEF1dGhvcj5EYWhsPC9BdXRob3I+PFllYXI+MjAxOTwvWWVhcj48UmVj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</w:fldData>
        </w:fldChar>
      </w:r>
      <w:r>
        <w:instrText xml:space="preserve"> ADDIN EN.CITE </w:instrText>
      </w:r>
      <w:r>
        <w:fldChar w:fldCharType="begin">
          <w:fldData xml:space="preserve">PEVuZE5vdGU+PENpdGU+PEF1dGhvcj5EYWhsPC9BdXRob3I+PFllYXI+MjAxOTwvWWVhcj48UmVj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</w:fldData>
        </w:fldChar>
      </w:r>
      <w:r>
        <w:instrText xml:space="preserve"> ADDIN EN.CITE.DATA </w:instrText>
      </w:r>
      <w:r>
        <w:fldChar w:fldCharType="end"/>
      </w:r>
      <w:r>
        <w:fldChar w:fldCharType="separate"/>
      </w:r>
      <w:r w:rsidR="000920E1" w:rsidRPr="46B18DD8">
        <w:rPr>
          <w:noProof/>
          <w:lang w:val="en-US"/>
        </w:rPr>
        <w:t>(Jensen and Mazaheri, 2010; Händel et al., 2011; Wildegger et al., 2017; Dahl et al., 2019; Schneider et al., 2019; Bagherzadeh et al., 2020)</w:t>
      </w:r>
      <w:r>
        <w:fldChar w:fldCharType="end"/>
      </w:r>
      <w:r w:rsidR="003E45CA" w:rsidRPr="46B18DD8">
        <w:rPr>
          <w:lang w:val="en-US"/>
        </w:rPr>
        <w:t>.</w:t>
      </w:r>
      <w:r w:rsidR="00C74C87" w:rsidRPr="46B18DD8">
        <w:rPr>
          <w:lang w:val="en-US"/>
        </w:rPr>
        <w:t xml:space="preserve"> </w:t>
      </w:r>
      <w:ins w:id="51" w:author="Craig Kelley" w:date="2025-06-10T15:03:00Z">
        <w:r w:rsidR="16252490" w:rsidRPr="46B18DD8">
          <w:rPr>
            <w:lang w:val="en-US"/>
          </w:rPr>
          <w:t>This line of investigation, however, mi</w:t>
        </w:r>
      </w:ins>
      <w:ins w:id="52" w:author="Craig Kelley" w:date="2025-06-10T15:04:00Z">
        <w:r w:rsidR="16252490" w:rsidRPr="46B18DD8">
          <w:rPr>
            <w:lang w:val="en-US"/>
          </w:rPr>
          <w:t xml:space="preserve">ght </w:t>
        </w:r>
        <w:del w:id="53" w:author="Craig Kelley [2]" w:date="2025-07-01T15:36:00Z">
          <w:r w:rsidR="16252490" w:rsidRPr="46B18DD8" w:rsidDel="005551CA">
            <w:rPr>
              <w:lang w:val="en-US"/>
            </w:rPr>
            <w:delText>imply</w:delText>
          </w:r>
        </w:del>
      </w:ins>
      <w:ins w:id="54" w:author="Craig Kelley [2]" w:date="2025-07-01T15:36:00Z">
        <w:r w:rsidR="005551CA">
          <w:rPr>
            <w:lang w:val="en-US"/>
          </w:rPr>
          <w:t>suggest</w:t>
        </w:r>
      </w:ins>
      <w:ins w:id="55" w:author="Craig Kelley" w:date="2025-06-10T15:04:00Z">
        <w:r w:rsidR="16252490" w:rsidRPr="46B18DD8">
          <w:rPr>
            <w:lang w:val="en-US"/>
          </w:rPr>
          <w:t xml:space="preserve"> that alpha oscillations are unimportant in the brain hemisphere contralateral to </w:t>
        </w:r>
      </w:ins>
      <w:ins w:id="56" w:author="Craig Kelley" w:date="2025-06-23T13:45:00Z">
        <w:r w:rsidR="163966BD" w:rsidRPr="46B18DD8">
          <w:rPr>
            <w:lang w:val="en-US"/>
          </w:rPr>
          <w:t xml:space="preserve">(aligned with) </w:t>
        </w:r>
      </w:ins>
      <w:ins w:id="57" w:author="Craig Kelley" w:date="2025-06-10T15:04:00Z">
        <w:r w:rsidR="16252490" w:rsidRPr="46B18DD8">
          <w:rPr>
            <w:lang w:val="en-US"/>
          </w:rPr>
          <w:t>attended</w:t>
        </w:r>
        <w:r w:rsidR="31A26238" w:rsidRPr="46B18DD8">
          <w:rPr>
            <w:lang w:val="en-US"/>
          </w:rPr>
          <w:t xml:space="preserve"> stimul</w:t>
        </w:r>
      </w:ins>
      <w:ins w:id="58" w:author="Craig Kelley" w:date="2025-06-10T15:05:00Z">
        <w:r w:rsidR="31A26238" w:rsidRPr="46B18DD8">
          <w:rPr>
            <w:lang w:val="en-US"/>
          </w:rPr>
          <w:t>i</w:t>
        </w:r>
      </w:ins>
      <w:ins w:id="59" w:author="Craig Kelley" w:date="2025-06-10T15:04:00Z">
        <w:r w:rsidR="31A26238" w:rsidRPr="46B18DD8">
          <w:rPr>
            <w:lang w:val="en-US"/>
          </w:rPr>
          <w:t>.</w:t>
        </w:r>
        <w:r w:rsidR="16252490" w:rsidRPr="46B18DD8">
          <w:rPr>
            <w:lang w:val="en-US"/>
          </w:rPr>
          <w:t xml:space="preserve"> </w:t>
        </w:r>
      </w:ins>
      <w:del w:id="60" w:author="Craig Kelley" w:date="2025-06-10T15:05:00Z">
        <w:r w:rsidRPr="46B18DD8" w:rsidDel="00EF63D5">
          <w:rPr>
            <w:lang w:val="en-US"/>
          </w:rPr>
          <w:delText>T</w:delText>
        </w:r>
      </w:del>
      <w:ins w:id="61" w:author="Craig Kelley" w:date="2025-06-23T13:45:00Z">
        <w:r w:rsidR="79652A31" w:rsidRPr="46B18DD8">
          <w:rPr>
            <w:lang w:val="en-US"/>
          </w:rPr>
          <w:t>However</w:t>
        </w:r>
      </w:ins>
      <w:ins w:id="62" w:author="Craig Kelley" w:date="2025-06-10T15:05:00Z">
        <w:r w:rsidR="4C8D3C59" w:rsidRPr="46B18DD8">
          <w:rPr>
            <w:lang w:val="en-US"/>
          </w:rPr>
          <w:t>, t</w:t>
        </w:r>
      </w:ins>
      <w:r w:rsidR="003E45CA" w:rsidRPr="46B18DD8">
        <w:rPr>
          <w:lang w:val="en-US"/>
        </w:rPr>
        <w:t xml:space="preserve">he rhythmic inhibition associated with alpha oscillations may </w:t>
      </w:r>
      <w:del w:id="63" w:author="Craig Kelley" w:date="2025-06-10T15:05:00Z">
        <w:r w:rsidRPr="46B18DD8" w:rsidDel="00EF63D5">
          <w:rPr>
            <w:lang w:val="en-US"/>
          </w:rPr>
          <w:delText xml:space="preserve">also </w:delText>
        </w:r>
      </w:del>
      <w:r w:rsidR="003E45CA" w:rsidRPr="46B18DD8">
        <w:rPr>
          <w:lang w:val="en-US"/>
        </w:rPr>
        <w:t xml:space="preserve">provide a mechanism by which sensory processing is discretized </w:t>
      </w:r>
      <w:r>
        <w:fldChar w:fldCharType="begin">
          <w:fldData xml:space="preserve">PEVuZE5vdGU+PENpdGU+PEF1dGhvcj5NYXphaGVyaTwvQXV0aG9yPjxZZWFyPjIwMTA8L1llYXI+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</w:fldData>
        </w:fldChar>
      </w:r>
      <w:r>
        <w:instrText xml:space="preserve"> ADDIN EN.CITE </w:instrText>
      </w:r>
      <w:r>
        <w:fldChar w:fldCharType="begin">
          <w:fldData xml:space="preserve">PEVuZE5vdGU+PENpdGU+PEF1dGhvcj5NYXphaGVyaTwvQXV0aG9yPjxZZWFyPjIwMTA8L1llYXI+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</w:fldData>
        </w:fldChar>
      </w:r>
      <w:r>
        <w:instrText xml:space="preserve"> ADDIN EN.CITE.DATA </w:instrText>
      </w:r>
      <w:r>
        <w:fldChar w:fldCharType="end"/>
      </w:r>
      <w:r>
        <w:fldChar w:fldCharType="separate"/>
      </w:r>
      <w:r w:rsidR="000920E1" w:rsidRPr="46B18DD8">
        <w:rPr>
          <w:noProof/>
          <w:lang w:val="en-US"/>
        </w:rPr>
        <w:t>(VanRullen and Koch, 2003; Mazaheri and Jensen, 2010)</w:t>
      </w:r>
      <w:r>
        <w:fldChar w:fldCharType="end"/>
      </w:r>
      <w:r w:rsidR="003E45CA" w:rsidRPr="46B18DD8">
        <w:rPr>
          <w:b/>
          <w:bCs/>
          <w:lang w:val="en-US"/>
        </w:rPr>
        <w:t>.</w:t>
      </w:r>
      <w:ins w:id="64" w:author="Craig Kelley" w:date="2025-06-10T15:05:00Z">
        <w:r w:rsidR="5DF90775" w:rsidRPr="46B18DD8">
          <w:rPr>
            <w:b/>
            <w:bCs/>
            <w:lang w:val="en-US"/>
          </w:rPr>
          <w:t xml:space="preserve">  </w:t>
        </w:r>
        <w:r w:rsidR="5DF90775" w:rsidRPr="46B18DD8">
          <w:rPr>
            <w:lang w:val="en-US"/>
          </w:rPr>
          <w:t xml:space="preserve">In the present study, we focused on neural </w:t>
        </w:r>
      </w:ins>
      <w:ins w:id="65" w:author="Craig Kelley" w:date="2025-06-10T15:06:00Z">
        <w:r w:rsidR="5DF90775" w:rsidRPr="46B18DD8">
          <w:rPr>
            <w:lang w:val="en-US"/>
          </w:rPr>
          <w:t>activity in the hemisphere aligned to attended stim</w:t>
        </w:r>
        <w:r w:rsidR="75E61DD0" w:rsidRPr="46B18DD8">
          <w:rPr>
            <w:lang w:val="en-US"/>
          </w:rPr>
          <w:t>uli.</w:t>
        </w:r>
      </w:ins>
    </w:p>
    <w:p w14:paraId="0B0DE074" w14:textId="77777777" w:rsidR="00EB66ED" w:rsidRPr="00BB3ED6" w:rsidRDefault="00EB66ED" w:rsidP="00CC7B61">
      <w:pPr>
        <w:jc w:val="both"/>
        <w:rPr>
          <w:b/>
        </w:rPr>
      </w:pPr>
    </w:p>
    <w:p w14:paraId="2E688880" w14:textId="3166C57F" w:rsidR="00EB66ED" w:rsidRPr="00BB3ED6" w:rsidRDefault="003E45CA" w:rsidP="00CC7B61">
      <w:pPr>
        <w:jc w:val="both"/>
      </w:pPr>
      <w:r w:rsidRPr="00BB3ED6">
        <w:rPr>
          <w:lang w:val="en-US"/>
        </w:rPr>
        <w:t xml:space="preserve">Much of the work on alpha oscillations’ role in human cognition has focused on changes in power or synchronization in the EEG over long timescales (on the order of seconds), without regard for the relationship between neuronal firing and the alpha rhythm on the timescale of an alpha cycle (~80 - 125 </w:t>
      </w:r>
      <w:proofErr w:type="spellStart"/>
      <w:r w:rsidRPr="00BB3ED6">
        <w:rPr>
          <w:lang w:val="en-US"/>
        </w:rPr>
        <w:t>ms</w:t>
      </w:r>
      <w:proofErr w:type="spellEnd"/>
      <w:r w:rsidRPr="00BB3ED6">
        <w:rPr>
          <w:lang w:val="en-US"/>
        </w:rPr>
        <w:t>). However, several studies have demonstrated phase locking of neuronal firing to cortical alpha oscillations in monkeys, demonstrating coupling of cortical spiking activity to the phase of the alpha cycle in local field potentials (LFP</w:t>
      </w:r>
      <w:ins w:id="66" w:author="Craig Kelley [2]" w:date="2025-07-01T15:37:00Z">
        <w:r w:rsidR="005551CA">
          <w:rPr>
            <w:lang w:val="en-US"/>
          </w:rPr>
          <w:t>s</w:t>
        </w:r>
      </w:ins>
      <w:r w:rsidRPr="00BB3ED6">
        <w:rPr>
          <w:lang w:val="en-US"/>
        </w:rPr>
        <w:t xml:space="preserve">) </w:t>
      </w:r>
      <w:r w:rsidRPr="00BB3ED6">
        <w:fldChar w:fldCharType="begin">
          <w:fldData xml:space="preserve">PEVuZE5vdGU+PENpdGU+PEF1dGhvcj5IYWVnZW5zPC9BdXRob3I+PFllYXI+MjAxMTwvWWVhcj48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</w:fldData>
        </w:fldChar>
      </w:r>
      <w:r w:rsidRPr="00BB3ED6">
        <w:instrText xml:space="preserve"> ADDIN EN.CITE </w:instrText>
      </w:r>
      <w:r w:rsidRPr="00BB3ED6">
        <w:fldChar w:fldCharType="begin">
          <w:fldData xml:space="preserve">PEVuZE5vdGU+PENpdGU+PEF1dGhvcj5IYWVnZW5zPC9BdXRob3I+PFllYXI+MjAxMTwvWWVhcj48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</w:fldData>
        </w:fldChar>
      </w:r>
      <w:r w:rsidRPr="00BB3ED6">
        <w:instrText xml:space="preserve"> ADDIN EN.CITE.DATA </w:instrText>
      </w:r>
      <w:r w:rsidRPr="00BB3ED6">
        <w:fldChar w:fldCharType="end"/>
      </w:r>
      <w:r w:rsidRPr="00BB3ED6">
        <w:fldChar w:fldCharType="separate"/>
      </w:r>
      <w:r w:rsidR="000920E1" w:rsidRPr="00BB3ED6">
        <w:rPr>
          <w:noProof/>
          <w:lang w:val="en-US"/>
        </w:rPr>
        <w:t>(Bollimunta et al., 2008; Bollimunta et al., 2011; Buffalo et al., 2011; Haegens et al., 2011; van Kerkoerle et al., 2014; Dougherty et al., 2017)</w:t>
      </w:r>
      <w:r w:rsidRPr="00BB3ED6">
        <w:fldChar w:fldCharType="end"/>
      </w:r>
      <w:r w:rsidRPr="00BB3ED6">
        <w:rPr>
          <w:lang w:val="en-US"/>
        </w:rPr>
        <w:t xml:space="preserve">. Cortical firing activity was shown to be elevated at the troughs of alpha oscillations and decreased during the peaks, supporting the rhythmic inhibition hypothesis </w:t>
      </w:r>
      <w:r w:rsidRPr="00BB3ED6">
        <w:fldChar w:fldCharType="begin"/>
      </w:r>
      <w:r w:rsidRPr="00BB3ED6">
        <w:instrText xml:space="preserve"> ADDIN EN.CITE &lt;EndNote&gt;&lt;Cite&gt;&lt;Author&gt;Haegens&lt;/Author&gt;&lt;Year&gt;2011&lt;/Year&gt;&lt;RecNum&gt;3532&lt;/RecNum&gt;&lt;DisplayText&gt;(Haegens et al., 2011)&lt;/DisplayText&gt;&lt;record&gt;&lt;rec-number&gt;3532&lt;/rec-number&gt;&lt;foreign-keys&gt;&lt;key app="EN" db-id="5dp59vdti2f293estrn55zpla5rdts2xrvte" timestamp="1740367341" guid="a0597946-be4b-4afc-ba63-11347cdd0692"&gt;3532&lt;/key&gt;&lt;/foreign-keys&gt;&lt;ref-type name="Journal Article"&gt;17&lt;/ref-type&gt;&lt;contributors&gt;&lt;authors&gt;&lt;author&gt;Haegens, S.&lt;/author&gt;&lt;author&gt;Nácher, V.&lt;/author&gt;&lt;author&gt;Luna, R.&lt;/author&gt;&lt;author&gt;Romo, R.&lt;/author&gt;&lt;author&gt;Jensen, O.&lt;/author&gt;&lt;/authors&gt;&lt;/contributors&gt;&lt;auth-address&gt;Donders Institute for Brain, Cognition, and Behaviour, Radboud University Nijmegen, 6500HB Nijmegen, The Netherlands.&lt;/auth-address&gt;&lt;titles&gt;&lt;title&gt;α-Oscillations in the monkey sensorimotor network influence discrimination performance by rhythmical inhibition of neuronal spiking&lt;/title&gt;&lt;secondary-title&gt;Proc Natl Acad Sci U S A&lt;/secondary-title&gt;&lt;/titles&gt;&lt;periodical&gt;&lt;full-title&gt;Proc Natl Acad Sci U S A&lt;/full-title&gt;&lt;/periodical&gt;&lt;pages&gt;19377-82&lt;/pages&gt;&lt;volume&gt;108&lt;/volume&gt;&lt;number&gt;48&lt;/number&gt;&lt;edition&gt;20111114&lt;/edition&gt;&lt;keywords&gt;&lt;keyword&gt;Action Potentials/*physiology&lt;/keyword&gt;&lt;keyword&gt;Alpha Rhythm/*physiology&lt;/keyword&gt;&lt;keyword&gt;Animals&lt;/keyword&gt;&lt;keyword&gt;Discrimination, Psychological/*physiology&lt;/keyword&gt;&lt;keyword&gt;Macaca mulatta/*physiology&lt;/keyword&gt;&lt;keyword&gt;Neurons/*physiology&lt;/keyword&gt;&lt;keyword&gt;Physical Stimulation&lt;/keyword&gt;&lt;keyword&gt;Psychomotor Performance/*physiology&lt;/keyword&gt;&lt;keyword&gt;Spectrum Analysis&lt;/keyword&gt;&lt;keyword&gt;Vibration&lt;/keyword&gt;&lt;/keywords&gt;&lt;dates&gt;&lt;year&gt;2011&lt;/year&gt;&lt;pub-dates&gt;&lt;date&gt;Nov 29&lt;/date&gt;&lt;/pub-dates&gt;&lt;/dates&gt;&lt;isbn&gt;0027-8424 (Print)&amp;#xD;0027-8424&lt;/isbn&gt;&lt;accession-num&gt;22084106&lt;/accession-num&gt;&lt;urls&gt;&lt;/urls&gt;&lt;custom1&gt;The authors declare no conflict of interest.&lt;/custom1&gt;&lt;custom2&gt;PMC3228466&lt;/custom2&gt;&lt;electronic-resource-num&gt;10.1073/pnas.1117190108&lt;/electronic-resource-num&gt;&lt;remote-database-provider&gt;NLM&lt;/remote-database-provider&gt;&lt;language&gt;eng&lt;/language&gt;&lt;/record&gt;&lt;/Cite&gt;&lt;/EndNote&gt;</w:instrText>
      </w:r>
      <w:r w:rsidRPr="00BB3ED6">
        <w:fldChar w:fldCharType="separate"/>
      </w:r>
      <w:r w:rsidR="000920E1" w:rsidRPr="00BB3ED6">
        <w:rPr>
          <w:noProof/>
          <w:lang w:val="en-US"/>
        </w:rPr>
        <w:t>(Haegens et al., 2011)</w:t>
      </w:r>
      <w:r w:rsidRPr="00BB3ED6">
        <w:fldChar w:fldCharType="end"/>
      </w:r>
      <w:r w:rsidRPr="00BB3ED6">
        <w:rPr>
          <w:lang w:val="en-US"/>
        </w:rPr>
        <w:t xml:space="preserve">. The origins of alpha oscillations, and the identities of the neurons that serve as pacemakers for that rhythm, vary by cortical region </w:t>
      </w:r>
      <w:r w:rsidRPr="00BB3ED6">
        <w:fldChar w:fldCharType="begin">
          <w:fldData xml:space="preserve">PEVuZE5vdGU+PENpdGU+PEF1dGhvcj5MdWthdGNoPC9BdXRob3I+PFllYXI+MTk5NzwvWWVhcj48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</w:fldData>
        </w:fldChar>
      </w:r>
      <w:r w:rsidRPr="00BB3ED6">
        <w:instrText xml:space="preserve"> ADDIN EN.CITE </w:instrText>
      </w:r>
      <w:r w:rsidRPr="00BB3ED6">
        <w:fldChar w:fldCharType="begin">
          <w:fldData xml:space="preserve">PEVuZE5vdGU+PENpdGU+PEF1dGhvcj5MdWthdGNoPC9BdXRob3I+PFllYXI+MTk5NzwvWWVhcj48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</w:fldData>
        </w:fldChar>
      </w:r>
      <w:r w:rsidRPr="00BB3ED6">
        <w:instrText xml:space="preserve"> ADDIN EN.CITE.DATA </w:instrText>
      </w:r>
      <w:r w:rsidRPr="00BB3ED6">
        <w:fldChar w:fldCharType="end"/>
      </w:r>
      <w:r w:rsidRPr="00BB3ED6">
        <w:fldChar w:fldCharType="separate"/>
      </w:r>
      <w:r w:rsidR="000920E1" w:rsidRPr="00BB3ED6">
        <w:rPr>
          <w:noProof/>
          <w:lang w:val="en-US"/>
        </w:rPr>
        <w:t>(Lukatch and MacIver, 1997; Jones et al., 2000; Bollimunta et al., 2008; Bollimunta et al., 2011)</w:t>
      </w:r>
      <w:r w:rsidRPr="00BB3ED6">
        <w:fldChar w:fldCharType="end"/>
      </w:r>
      <w:r w:rsidRPr="00BB3ED6">
        <w:rPr>
          <w:lang w:val="en-US"/>
        </w:rPr>
        <w:t xml:space="preserve">. Alpha phase modulation of spiking activity in </w:t>
      </w:r>
      <w:r w:rsidR="00357909" w:rsidRPr="00BB3ED6">
        <w:rPr>
          <w:lang w:val="en-US"/>
        </w:rPr>
        <w:t xml:space="preserve">the primary visual cortex </w:t>
      </w:r>
      <w:r w:rsidRPr="00BB3ED6">
        <w:rPr>
          <w:lang w:val="en-US"/>
        </w:rPr>
        <w:t xml:space="preserve">has been shown to regulate visually driven responses </w:t>
      </w:r>
      <w:r w:rsidRPr="00BB3ED6">
        <w:fldChar w:fldCharType="begin">
          <w:fldData xml:space="preserve">PEVuZE5vdGU+PENpdGU+PEF1dGhvcj5Eb3VnaGVydHk8L0F1dGhvcj48WWVhcj4yMDE3PC9ZZWFy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</w:fldData>
        </w:fldChar>
      </w:r>
      <w:r w:rsidRPr="00BB3ED6">
        <w:instrText xml:space="preserve"> ADDIN EN.CITE </w:instrText>
      </w:r>
      <w:r w:rsidRPr="00BB3ED6">
        <w:fldChar w:fldCharType="begin">
          <w:fldData xml:space="preserve">PEVuZE5vdGU+PENpdGU+PEF1dGhvcj5Eb3VnaGVydHk8L0F1dGhvcj48WWVhcj4yMDE3PC9ZZWFy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</w:fldData>
        </w:fldChar>
      </w:r>
      <w:r w:rsidRPr="00BB3ED6">
        <w:instrText xml:space="preserve"> ADDIN EN.CITE.DATA </w:instrText>
      </w:r>
      <w:r w:rsidRPr="00BB3ED6">
        <w:fldChar w:fldCharType="end"/>
      </w:r>
      <w:r w:rsidRPr="00BB3ED6">
        <w:fldChar w:fldCharType="separate"/>
      </w:r>
      <w:r w:rsidR="000920E1" w:rsidRPr="00BB3ED6">
        <w:rPr>
          <w:noProof/>
          <w:lang w:val="en-US"/>
        </w:rPr>
        <w:t>(Dougherty et al., 2017)</w:t>
      </w:r>
      <w:r w:rsidRPr="00BB3ED6">
        <w:fldChar w:fldCharType="end"/>
      </w:r>
      <w:r w:rsidRPr="00BB3ED6">
        <w:rPr>
          <w:lang w:val="en-US"/>
        </w:rPr>
        <w:t xml:space="preserve">. Other studies have investigated the phase locking of cortical spiking activity to alpha, other oscillatory bands in the LFP, or to a “generalized” LFP phase (5 - 50 Hz) and showed differences in the </w:t>
      </w:r>
      <w:r w:rsidRPr="00BB3ED6">
        <w:rPr>
          <w:lang w:val="en-US"/>
        </w:rPr>
        <w:lastRenderedPageBreak/>
        <w:t xml:space="preserve">prevalence and strength of phase modulation change with cortical layer </w:t>
      </w:r>
      <w:r w:rsidRPr="00BB3ED6">
        <w:fldChar w:fldCharType="begin">
          <w:fldData xml:space="preserve">PEVuZE5vdGU+PENpdGU+PEF1dGhvcj5Cb2xsaW11bnRhPC9BdXRob3I+PFllYXI+MjAwODwvWWVh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</w:fldData>
        </w:fldChar>
      </w:r>
      <w:r w:rsidRPr="00BB3ED6">
        <w:instrText xml:space="preserve"> ADDIN EN.CITE </w:instrText>
      </w:r>
      <w:r w:rsidRPr="00BB3ED6">
        <w:fldChar w:fldCharType="begin">
          <w:fldData xml:space="preserve">PEVuZE5vdGU+PENpdGU+PEF1dGhvcj5Cb2xsaW11bnRhPC9BdXRob3I+PFllYXI+MjAwODwvWWVh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</w:fldData>
        </w:fldChar>
      </w:r>
      <w:r w:rsidRPr="00BB3ED6">
        <w:instrText xml:space="preserve"> ADDIN EN.CITE.DATA </w:instrText>
      </w:r>
      <w:r w:rsidRPr="00BB3ED6">
        <w:fldChar w:fldCharType="end"/>
      </w:r>
      <w:r w:rsidRPr="00BB3ED6">
        <w:fldChar w:fldCharType="separate"/>
      </w:r>
      <w:r w:rsidR="000920E1" w:rsidRPr="00BB3ED6">
        <w:rPr>
          <w:noProof/>
          <w:lang w:val="en-US"/>
        </w:rPr>
        <w:t>(Lakatos et al., 2005; Bollimunta et al., 2008; Davis et al., 2023)</w:t>
      </w:r>
      <w:r w:rsidRPr="00BB3ED6">
        <w:fldChar w:fldCharType="end"/>
      </w:r>
      <w:r w:rsidRPr="00BB3ED6">
        <w:rPr>
          <w:lang w:val="en-US"/>
        </w:rPr>
        <w:t>.</w:t>
      </w:r>
    </w:p>
    <w:p w14:paraId="7B495F7A" w14:textId="77777777" w:rsidR="00EB66ED" w:rsidRPr="00BB3ED6" w:rsidRDefault="00EB66ED" w:rsidP="00CC7B61">
      <w:pPr>
        <w:jc w:val="both"/>
      </w:pPr>
    </w:p>
    <w:p w14:paraId="48E0C860" w14:textId="0247C26D" w:rsidR="00EB66ED" w:rsidRPr="00BB3ED6" w:rsidRDefault="003E45CA" w:rsidP="00CC7B61">
      <w:pPr>
        <w:jc w:val="both"/>
      </w:pPr>
      <w:r w:rsidRPr="46B18DD8">
        <w:rPr>
          <w:lang w:val="en-US"/>
        </w:rPr>
        <w:t xml:space="preserve">Despite the extensive work on alpha modulation of cortical spiking activity in nonhuman primates, the phenomenon remains largely unexplored in other mammals and brain regions. Additionally, most studies of alpha phase modulation in nonhuman primates focused on evoked multi-unit activity, without distinguishing which cell types were coupled to the alpha oscillation </w:t>
      </w:r>
      <w:r>
        <w:fldChar w:fldCharType="begin">
          <w:fldData xml:space="preserve">PEVuZE5vdGU+PENpdGU+PEF1dGhvcj5IYWVnZW5zPC9BdXRob3I+PFllYXI+MjAxMTwvWWVhcj48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</w:fldData>
        </w:fldChar>
      </w:r>
      <w:r>
        <w:instrText xml:space="preserve"> ADDIN EN.CITE </w:instrText>
      </w:r>
      <w:r>
        <w:fldChar w:fldCharType="begin">
          <w:fldData xml:space="preserve">PEVuZE5vdGU+PENpdGU+PEF1dGhvcj5IYWVnZW5zPC9BdXRob3I+PFllYXI+MjAxMTwvWWVhcj48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</w:fldData>
        </w:fldChar>
      </w:r>
      <w:r>
        <w:instrText xml:space="preserve"> ADDIN EN.CITE.DATA </w:instrText>
      </w:r>
      <w:r>
        <w:fldChar w:fldCharType="end"/>
      </w:r>
      <w:r>
        <w:fldChar w:fldCharType="separate"/>
      </w:r>
      <w:r w:rsidR="000920E1" w:rsidRPr="46B18DD8">
        <w:rPr>
          <w:noProof/>
          <w:lang w:val="en-US"/>
        </w:rPr>
        <w:t>(Bollimunta et al., 2008; Bollimunta et al., 2011; Buffalo et al., 2011; Haegens et al., 2011; van Kerkoerle et al., 2014; Dougherty et al., 2017)</w:t>
      </w:r>
      <w:r>
        <w:fldChar w:fldCharType="end"/>
      </w:r>
      <w:r w:rsidRPr="46B18DD8">
        <w:rPr>
          <w:lang w:val="en-US"/>
        </w:rPr>
        <w:t xml:space="preserve">. We therefore </w:t>
      </w:r>
      <w:r w:rsidR="00E87B6F" w:rsidRPr="46B18DD8">
        <w:rPr>
          <w:lang w:val="en-US"/>
        </w:rPr>
        <w:t xml:space="preserve">used </w:t>
      </w:r>
      <w:proofErr w:type="spellStart"/>
      <w:r w:rsidR="00E87B6F" w:rsidRPr="46B18DD8">
        <w:rPr>
          <w:lang w:val="en-US"/>
        </w:rPr>
        <w:t>Neuropixels</w:t>
      </w:r>
      <w:proofErr w:type="spellEnd"/>
      <w:r w:rsidR="00E87B6F" w:rsidRPr="46B18DD8">
        <w:rPr>
          <w:lang w:val="en-US"/>
        </w:rPr>
        <w:t xml:space="preserve"> probes to </w:t>
      </w:r>
      <w:r w:rsidRPr="46B18DD8">
        <w:rPr>
          <w:lang w:val="en-US"/>
        </w:rPr>
        <w:t xml:space="preserve">record LFPs and single-unit spiking activity in task-relevant brain regions of mice as they performed a whisker-based selective detection task based on </w:t>
      </w:r>
      <w:r>
        <w:fldChar w:fldCharType="begin"/>
      </w:r>
      <w:r>
        <w:instrText xml:space="preserve"> ADDIN EN.CITE &lt;EndNote&gt;&lt;Cite AuthorYear="1"&gt;&lt;Author&gt;Aruljothi&lt;/Author&gt;&lt;Year&gt;2020&lt;/Year&gt;&lt;RecNum&gt;2882&lt;/RecNum&gt;&lt;DisplayText&gt;Aruljothi et al. (2020)&lt;/DisplayText&gt;&lt;record&gt;&lt;rec-number&gt;2882&lt;/rec-number&gt;&lt;foreign-keys&gt;&lt;key app="EN" db-id="5dp59vdti2f293estrn55zpla5rdts2xrvte" timestamp="1701796390" guid="3257c9c7-4991-4c06-968d-5ed11f8096b9"&gt;2882&lt;/key&gt;&lt;/foreign-keys&gt;&lt;ref-type name="Journal Article"&gt;17&lt;/ref-type&gt;&lt;contributors&gt;&lt;authors&gt;&lt;author&gt;Krithiga Aruljothi&lt;/author&gt;&lt;author&gt;Krista Marrero&lt;/author&gt;&lt;author&gt;Zhaoran Zhang&lt;/author&gt;&lt;author&gt;Behzad Zareian&lt;/author&gt;&lt;author&gt;Edward Zagha&lt;/author&gt;&lt;/authors&gt;&lt;/contributors&gt;&lt;titles&gt;&lt;title&gt;Functional Localization of an Attenuating Filter within Cortex for a Selective Detection Task in Mice&lt;/title&gt;&lt;secondary-title&gt;The Journal of Neuroscience&lt;/secondary-title&gt;&lt;/titles&gt;&lt;periodical&gt;&lt;full-title&gt;The Journal of Neuroscience&lt;/full-title&gt;&lt;/periodical&gt;&lt;pages&gt;5443&lt;/pages&gt;&lt;volume&gt;40&lt;/volume&gt;&lt;number&gt;28&lt;/number&gt;&lt;dates&gt;&lt;year&gt;2020&lt;/year&gt;&lt;/dates&gt;&lt;urls&gt;&lt;related-urls&gt;&lt;url&gt;http://www.jneurosci.org/content/40/28/5443.abstract&lt;/url&gt;&lt;/related-urls&gt;&lt;/urls&gt;&lt;electronic-resource-num&gt;10.1523/JNEUROSCI.2993-19.2020&lt;/electronic-resource-num&gt;&lt;/record&gt;&lt;/Cite&gt;&lt;/EndNote&gt;</w:instrText>
      </w:r>
      <w:r>
        <w:fldChar w:fldCharType="separate"/>
      </w:r>
      <w:r w:rsidR="000920E1" w:rsidRPr="46B18DD8">
        <w:rPr>
          <w:noProof/>
          <w:lang w:val="en-US"/>
        </w:rPr>
        <w:t>Aruljothi et al. (2020)</w:t>
      </w:r>
      <w:r>
        <w:fldChar w:fldCharType="end"/>
      </w:r>
      <w:r w:rsidRPr="46B18DD8">
        <w:rPr>
          <w:lang w:val="en-US"/>
        </w:rPr>
        <w:t xml:space="preserve"> and quantified the modulation of single neurons’ baseline spiking activity by the phase of alpha oscillations. We found differences in the prevalence and strength of alpha phase modulation between brain regions (somatosensory cortex, prefrontal cortex, striatum, and amygdala), between cell types </w:t>
      </w:r>
      <w:ins w:id="67" w:author="Craig Kelley" w:date="2025-06-23T13:47:00Z">
        <w:r w:rsidR="3D76CE3C" w:rsidRPr="46B18DD8">
          <w:rPr>
            <w:lang w:val="en-US"/>
          </w:rPr>
          <w:t xml:space="preserve">(regular spiking and fast spiking units) </w:t>
        </w:r>
      </w:ins>
      <w:r w:rsidRPr="46B18DD8">
        <w:rPr>
          <w:lang w:val="en-US"/>
        </w:rPr>
        <w:t xml:space="preserve">within those regions, and along dorsoventral axes within cortical regions. We found that </w:t>
      </w:r>
      <w:del w:id="68" w:author="Craig Kelley" w:date="2025-06-23T13:50:00Z">
        <w:r w:rsidRPr="46B18DD8" w:rsidDel="004A74E3">
          <w:rPr>
            <w:lang w:val="en-US"/>
          </w:rPr>
          <w:delText>phase-modulated</w:delText>
        </w:r>
      </w:del>
      <w:ins w:id="69" w:author="Craig Kelley" w:date="2025-06-23T13:50:00Z">
        <w:r w:rsidR="57A70B1B" w:rsidRPr="46B18DD8">
          <w:rPr>
            <w:lang w:val="en-US"/>
          </w:rPr>
          <w:t>phase modulated</w:t>
        </w:r>
      </w:ins>
      <w:r w:rsidRPr="46B18DD8">
        <w:rPr>
          <w:lang w:val="en-US"/>
        </w:rPr>
        <w:t xml:space="preserve"> neurons exhibited </w:t>
      </w:r>
      <w:del w:id="70" w:author="Craig Kelley [2]" w:date="2025-07-01T15:39:00Z">
        <w:r w:rsidRPr="46B18DD8" w:rsidDel="00AC69E3">
          <w:rPr>
            <w:lang w:val="en-US"/>
          </w:rPr>
          <w:delText xml:space="preserve">increased </w:delText>
        </w:r>
      </w:del>
      <w:ins w:id="71" w:author="Craig Kelley [2]" w:date="2025-07-01T15:39:00Z">
        <w:r w:rsidR="00AC69E3">
          <w:rPr>
            <w:lang w:val="en-US"/>
          </w:rPr>
          <w:t>greater</w:t>
        </w:r>
        <w:r w:rsidR="00AC69E3" w:rsidRPr="46B18DD8">
          <w:rPr>
            <w:lang w:val="en-US"/>
          </w:rPr>
          <w:t xml:space="preserve"> </w:t>
        </w:r>
      </w:ins>
      <w:r w:rsidRPr="46B18DD8">
        <w:rPr>
          <w:lang w:val="en-US"/>
        </w:rPr>
        <w:t xml:space="preserve">task-related changes in firing rate compared to neurons that were not </w:t>
      </w:r>
      <w:del w:id="72" w:author="Craig Kelley" w:date="2025-06-23T13:48:00Z">
        <w:r w:rsidRPr="46B18DD8" w:rsidDel="003E45CA">
          <w:rPr>
            <w:lang w:val="en-US"/>
          </w:rPr>
          <w:delText>phase modulated</w:delText>
        </w:r>
      </w:del>
      <w:ins w:id="73" w:author="Craig Kelley" w:date="2025-06-23T13:50:00Z">
        <w:r w:rsidR="57A70B1B" w:rsidRPr="46B18DD8">
          <w:rPr>
            <w:lang w:val="en-US"/>
          </w:rPr>
          <w:t>phase modulated</w:t>
        </w:r>
      </w:ins>
      <w:r w:rsidRPr="46B18DD8">
        <w:rPr>
          <w:lang w:val="en-US"/>
        </w:rPr>
        <w:t>, and we explored how phase modulation of spiking activity mapped onto task performance. Our results suggest that alpha phase modulation of neuronal firing during spontaneous activity promotes representation of, and correct responses to, behaviorally relevant stimuli.</w:t>
      </w:r>
    </w:p>
    <w:p w14:paraId="7273EADB" w14:textId="77777777" w:rsidR="00EB66ED" w:rsidRPr="00BB3ED6" w:rsidRDefault="00EB66ED">
      <w:pPr>
        <w:rPr>
          <w:b/>
        </w:rPr>
      </w:pPr>
    </w:p>
    <w:p w14:paraId="6405C78C" w14:textId="77777777" w:rsidR="00EB66ED" w:rsidRPr="00BB3ED6" w:rsidRDefault="003E45CA">
      <w:pPr>
        <w:rPr>
          <w:b/>
        </w:rPr>
      </w:pPr>
      <w:r w:rsidRPr="00BB3ED6">
        <w:rPr>
          <w:b/>
        </w:rPr>
        <w:t>Methods</w:t>
      </w:r>
    </w:p>
    <w:p w14:paraId="4CC52697" w14:textId="4BC6D05A" w:rsidR="00EB66ED" w:rsidRPr="00BB3ED6" w:rsidRDefault="003E45CA" w:rsidP="6F4BCAD7">
      <w:pPr>
        <w:jc w:val="both"/>
        <w:rPr>
          <w:lang w:val="en-US"/>
        </w:rPr>
      </w:pPr>
      <w:r w:rsidRPr="00BB3ED6">
        <w:rPr>
          <w:lang w:val="en-US"/>
        </w:rPr>
        <w:t>All experimental procedures were approved by the Columbia University Institutional Animal Care and Use Committee (IACUC</w:t>
      </w:r>
      <w:r w:rsidR="008B3553">
        <w:rPr>
          <w:lang w:val="en-US"/>
        </w:rPr>
        <w:t xml:space="preserve"> protocol number: </w:t>
      </w:r>
      <w:r w:rsidR="008B3553" w:rsidRPr="008B3553">
        <w:rPr>
          <w:lang w:val="en-US"/>
        </w:rPr>
        <w:t>AC-AABN8555</w:t>
      </w:r>
      <w:r w:rsidRPr="00BB3ED6">
        <w:rPr>
          <w:lang w:val="en-US"/>
        </w:rPr>
        <w:t>) and were conducted in compliance with NIH guidelines. Adult mice of both sexes (3 females, 1 male), aged 3 - 12 months, were used in the experiments. All mice were kept under a 12-hour light-dark cycle.</w:t>
      </w:r>
      <w:r w:rsidR="00C74C87" w:rsidRPr="00BB3ED6">
        <w:rPr>
          <w:lang w:val="en-US"/>
        </w:rPr>
        <w:t xml:space="preserve"> </w:t>
      </w:r>
      <w:r w:rsidRPr="00BB3ED6">
        <w:rPr>
          <w:lang w:val="en-US"/>
        </w:rPr>
        <w:t>All software used for controlling the behavioral apparatus and data analysis can be found at</w:t>
      </w:r>
      <w:r w:rsidR="3358301C" w:rsidRPr="00BB3ED6">
        <w:rPr>
          <w:lang w:val="en-US"/>
        </w:rPr>
        <w:t xml:space="preserve"> </w:t>
      </w:r>
      <w:hyperlink r:id="rId5" w:history="1">
        <w:r w:rsidR="00BD2136" w:rsidRPr="003E78BD">
          <w:rPr>
            <w:rStyle w:val="Hyperlink"/>
            <w:lang w:val="en-US"/>
          </w:rPr>
          <w:t>https://github.com/Neural-Control-Engineering/n-CORTex</w:t>
        </w:r>
      </w:hyperlink>
      <w:r w:rsidR="00BD2136">
        <w:rPr>
          <w:lang w:val="en-US"/>
        </w:rPr>
        <w:t xml:space="preserve"> </w:t>
      </w:r>
      <w:r w:rsidRPr="00BB3ED6">
        <w:rPr>
          <w:lang w:val="en-US"/>
        </w:rPr>
        <w:t>which contains project-specific code, and</w:t>
      </w:r>
      <w:r w:rsidR="00C74C87" w:rsidRPr="00BB3ED6">
        <w:rPr>
          <w:lang w:val="en-US"/>
        </w:rPr>
        <w:t xml:space="preserve"> </w:t>
      </w:r>
      <w:hyperlink r:id="rId6">
        <w:r w:rsidR="7CDAEC74" w:rsidRPr="00BB3ED6">
          <w:rPr>
            <w:rStyle w:val="Hyperlink"/>
            <w:lang w:val="en-US"/>
          </w:rPr>
          <w:t>https://github.com/Neural-Control-Engineering/AlphaModulation_SelectiveDetection</w:t>
        </w:r>
      </w:hyperlink>
      <w:r w:rsidR="7CDAEC74" w:rsidRPr="00BB3ED6">
        <w:rPr>
          <w:lang w:val="en-US"/>
        </w:rPr>
        <w:t xml:space="preserve"> </w:t>
      </w:r>
      <w:r w:rsidRPr="00BB3ED6">
        <w:rPr>
          <w:lang w:val="en-US"/>
        </w:rPr>
        <w:t xml:space="preserve">which provides general purpose tools for neurophysiological and behavioral data collection and segmentation. </w:t>
      </w:r>
    </w:p>
    <w:p w14:paraId="42665BCD" w14:textId="77777777" w:rsidR="00EB66ED" w:rsidRPr="00BB3ED6" w:rsidRDefault="00EB66ED" w:rsidP="002A2632">
      <w:pPr>
        <w:jc w:val="both"/>
        <w:rPr>
          <w:ins w:id="74" w:author="Craig Kelley" w:date="2025-06-04T15:22:00Z"/>
        </w:rPr>
      </w:pPr>
    </w:p>
    <w:p w14:paraId="159A5AED" w14:textId="77777777" w:rsidR="079C0F40" w:rsidRPr="00956F13" w:rsidRDefault="079C0F40" w:rsidP="40919A1A">
      <w:pPr>
        <w:rPr>
          <w:ins w:id="75" w:author="Craig Kelley" w:date="2025-06-04T15:22:00Z"/>
          <w:b/>
          <w:bCs/>
          <w:i/>
          <w:iCs/>
          <w:rPrChange w:id="76" w:author="Craig Kelley [2]" w:date="2025-07-01T17:25:00Z">
            <w:rPr>
              <w:ins w:id="77" w:author="Craig Kelley" w:date="2025-06-04T15:22:00Z"/>
              <w:b/>
              <w:bCs/>
            </w:rPr>
          </w:rPrChange>
        </w:rPr>
      </w:pPr>
      <w:commentRangeStart w:id="78"/>
      <w:ins w:id="79" w:author="Craig Kelley" w:date="2025-06-04T15:22:00Z">
        <w:r w:rsidRPr="00956F13">
          <w:rPr>
            <w:b/>
            <w:bCs/>
            <w:i/>
            <w:iCs/>
            <w:rPrChange w:id="80" w:author="Craig Kelley [2]" w:date="2025-07-01T17:25:00Z">
              <w:rPr>
                <w:b/>
                <w:bCs/>
              </w:rPr>
            </w:rPrChange>
          </w:rPr>
          <w:t>Behavioral task</w:t>
        </w:r>
      </w:ins>
      <w:commentRangeEnd w:id="78"/>
      <w:r w:rsidRPr="00956F13">
        <w:rPr>
          <w:rStyle w:val="CommentReference"/>
          <w:i/>
          <w:iCs/>
          <w:rPrChange w:id="81" w:author="Craig Kelley [2]" w:date="2025-07-01T17:25:00Z">
            <w:rPr>
              <w:rStyle w:val="CommentReference"/>
            </w:rPr>
          </w:rPrChange>
        </w:rPr>
        <w:commentReference w:id="78"/>
      </w:r>
    </w:p>
    <w:p w14:paraId="50AEEB51" w14:textId="5EFD99AC" w:rsidR="079C0F40" w:rsidRDefault="079C0F40">
      <w:pPr>
        <w:rPr>
          <w:ins w:id="82" w:author="Craig Kelley" w:date="2025-06-04T15:22:00Z"/>
          <w:lang w:val="en-US"/>
          <w:rPrChange w:id="83" w:author="Craig Kelley" w:date="2025-06-10T15:14:00Z">
            <w:rPr>
              <w:ins w:id="84" w:author="Craig Kelley" w:date="2025-06-04T15:22:00Z"/>
              <w:b/>
              <w:bCs/>
              <w:lang w:val="en-US"/>
            </w:rPr>
          </w:rPrChange>
        </w:rPr>
        <w:pPrChange w:id="85" w:author="Craig Kelley" w:date="2025-06-10T15:17:00Z">
          <w:pPr>
            <w:jc w:val="both"/>
          </w:pPr>
        </w:pPrChange>
      </w:pPr>
      <w:ins w:id="86" w:author="Craig Kelley" w:date="2025-06-04T15:22:00Z">
        <w:r w:rsidRPr="7E206AF7">
          <w:rPr>
            <w:lang w:val="en-US"/>
          </w:rPr>
          <w:t xml:space="preserve">Head-fixed mice (n=4) were trained to perform a whisker-based go/no-go selective detection task based on </w:t>
        </w:r>
      </w:ins>
      <w:r>
        <w:fldChar w:fldCharType="begin"/>
      </w:r>
      <w:r>
        <w:instrText xml:space="preserve"> ADDIN EN.CITE &lt;EndNote&gt;&lt;Cite AuthorYear="1"&gt;&lt;Author&gt;Aruljothi&lt;/Author&gt;&lt;Year&gt;2020&lt;/Year&gt;&lt;RecNum&gt;2882&lt;/RecNum&gt;&lt;DisplayText&gt;Aruljothi et al. (2020)&lt;/DisplayText&gt;&lt;record&gt;&lt;rec-number&gt;2882&lt;/rec-number&gt;&lt;foreign-keys&gt;&lt;key app="EN" db-id="5dp59vdti2f293estrn55zpla5rdts2xrvte" timestamp="1701796390" guid="3257c9c7-4991-4c06-968d-5ed11f8096b9"&gt;2882&lt;/key&gt;&lt;/foreign-keys&gt;&lt;ref-type name="Journal Article"&gt;17&lt;/ref-type&gt;&lt;contributors&gt;&lt;authors&gt;&lt;author&gt;Krithiga Aruljothi&lt;/author&gt;&lt;author&gt;Krista Marrero&lt;/author&gt;&lt;author&gt;Zhaoran Zhang&lt;/author&gt;&lt;author&gt;Behzad Zareian&lt;/author&gt;&lt;author&gt;Edward Zagha&lt;/author&gt;&lt;/authors&gt;&lt;/contributors&gt;&lt;titles&gt;&lt;title&gt;Functional Localization of an Attenuating Filter within Cortex for a Selective Detection Task in Mice&lt;/title&gt;&lt;secondary-title&gt;The Journal of Neuroscience&lt;/secondary-title&gt;&lt;/titles&gt;&lt;periodical&gt;&lt;full-title&gt;The Journal of Neuroscience&lt;/full-title&gt;&lt;/periodical&gt;&lt;pages&gt;5443&lt;/pages&gt;&lt;volume&gt;40&lt;/volume&gt;&lt;number&gt;28&lt;/number&gt;&lt;dates&gt;&lt;year&gt;2020&lt;/year&gt;&lt;/dates&gt;&lt;urls&gt;&lt;related-urls&gt;&lt;url&gt;http://www.jneurosci.org/content/40/28/5443.abstract&lt;/url&gt;&lt;/related-urls&gt;&lt;/urls&gt;&lt;electronic-resource-num&gt;10.1523/JNEUROSCI.2993-19.2020&lt;/electronic-resource-num&gt;&lt;/record&gt;&lt;/Cite&gt;&lt;/EndNote&gt;</w:instrText>
      </w:r>
      <w:r>
        <w:fldChar w:fldCharType="separate"/>
      </w:r>
      <w:ins w:id="87" w:author="Craig Kelley" w:date="2025-06-04T15:22:00Z">
        <w:r w:rsidRPr="7E206AF7">
          <w:rPr>
            <w:noProof/>
            <w:lang w:val="en-US"/>
          </w:rPr>
          <w:t>Aruljothi et al. (2020)</w:t>
        </w:r>
      </w:ins>
      <w:r>
        <w:fldChar w:fldCharType="end"/>
      </w:r>
      <w:ins w:id="88" w:author="Craig Kelley" w:date="2025-06-04T15:22:00Z">
        <w:r w:rsidRPr="7E206AF7">
          <w:rPr>
            <w:rFonts w:eastAsia="Arial Unicode MS"/>
            <w:lang w:val="en-US"/>
          </w:rPr>
          <w:t xml:space="preserve">. During behavioral training mice were water restricted to maintain ≥ 85% of their post-surgery body weight. Mice had ad </w:t>
        </w:r>
        <w:r w:rsidRPr="7E206AF7">
          <w:rPr>
            <w:lang w:val="en-US"/>
          </w:rPr>
          <w:t xml:space="preserve">libitum access to food. The behavioral apparatus was controlled by custom code written in MATLAB and Simulink (MathWorks, Natick, MA) via a </w:t>
        </w:r>
        <w:proofErr w:type="spellStart"/>
        <w:r w:rsidRPr="7E206AF7">
          <w:rPr>
            <w:lang w:val="en-US"/>
          </w:rPr>
          <w:t>Speedgoat</w:t>
        </w:r>
        <w:proofErr w:type="spellEnd"/>
        <w:r w:rsidRPr="7E206AF7">
          <w:rPr>
            <w:lang w:val="en-US"/>
          </w:rPr>
          <w:t xml:space="preserve"> real-time system (</w:t>
        </w:r>
        <w:proofErr w:type="spellStart"/>
        <w:r w:rsidRPr="7E206AF7">
          <w:rPr>
            <w:lang w:val="en-US"/>
          </w:rPr>
          <w:t>Speedgoat</w:t>
        </w:r>
        <w:proofErr w:type="spellEnd"/>
        <w:r w:rsidRPr="7E206AF7">
          <w:rPr>
            <w:lang w:val="en-US"/>
          </w:rPr>
          <w:t xml:space="preserve"> Inc., Natick, MA). Trials began with a unilateral whisker deflection lasting 200 </w:t>
        </w:r>
        <w:proofErr w:type="spellStart"/>
        <w:r w:rsidRPr="7E206AF7">
          <w:rPr>
            <w:lang w:val="en-US"/>
          </w:rPr>
          <w:t>ms</w:t>
        </w:r>
        <w:proofErr w:type="spellEnd"/>
        <w:r w:rsidRPr="7E206AF7">
          <w:rPr>
            <w:lang w:val="en-US"/>
          </w:rPr>
          <w:t xml:space="preserve"> delivered via a piezoelectric actuator connected to a flat paddle which made contact with multiple whiskers</w:t>
        </w:r>
      </w:ins>
      <w:ins w:id="89" w:author="Craig Kelley" w:date="2025-06-10T15:16:00Z">
        <w:r w:rsidR="0FF6C720" w:rsidRPr="7E206AF7">
          <w:rPr>
            <w:lang w:val="en-US"/>
          </w:rPr>
          <w:t xml:space="preserve"> while t</w:t>
        </w:r>
      </w:ins>
      <w:ins w:id="90" w:author="Craig Kelley" w:date="2025-06-10T15:17:00Z">
        <w:r w:rsidR="0FF6C720" w:rsidRPr="7E206AF7">
          <w:rPr>
            <w:lang w:val="en-US"/>
          </w:rPr>
          <w:t>he mouse was not actively whisking</w:t>
        </w:r>
      </w:ins>
      <w:ins w:id="91" w:author="Craig Kelley" w:date="2025-06-04T15:22:00Z">
        <w:r w:rsidRPr="7E206AF7">
          <w:rPr>
            <w:lang w:val="en-US"/>
          </w:rPr>
          <w:t xml:space="preserve">. </w:t>
        </w:r>
      </w:ins>
      <w:ins w:id="92" w:author="Craig Kelley" w:date="2025-06-10T15:16:00Z">
        <w:r w:rsidR="2BB71D92" w:rsidRPr="7E206AF7">
          <w:rPr>
            <w:lang w:val="en-US"/>
          </w:rPr>
          <w:t xml:space="preserve"> The paddle</w:t>
        </w:r>
      </w:ins>
      <w:ins w:id="93" w:author="Craig Kelley" w:date="2025-06-10T15:17:00Z">
        <w:r w:rsidR="295E440C" w:rsidRPr="7E206AF7">
          <w:rPr>
            <w:lang w:val="en-US"/>
          </w:rPr>
          <w:t>s</w:t>
        </w:r>
      </w:ins>
      <w:ins w:id="94" w:author="Craig Kelley" w:date="2025-06-10T15:16:00Z">
        <w:r w:rsidR="2BB71D92" w:rsidRPr="7E206AF7">
          <w:rPr>
            <w:lang w:val="en-US"/>
          </w:rPr>
          <w:t xml:space="preserve"> w</w:t>
        </w:r>
      </w:ins>
      <w:ins w:id="95" w:author="Craig Kelley" w:date="2025-06-10T15:17:00Z">
        <w:r w:rsidR="18CACF80" w:rsidRPr="7E206AF7">
          <w:rPr>
            <w:lang w:val="en-US"/>
          </w:rPr>
          <w:t>ere</w:t>
        </w:r>
      </w:ins>
      <w:ins w:id="96" w:author="Craig Kelley" w:date="2025-06-10T15:16:00Z">
        <w:r w:rsidR="2BB71D92" w:rsidRPr="7E206AF7">
          <w:rPr>
            <w:lang w:val="en-US"/>
          </w:rPr>
          <w:t xml:space="preserve"> not physically attached to the whiskers</w:t>
        </w:r>
      </w:ins>
      <w:ins w:id="97" w:author="Craig Kelley" w:date="2025-06-10T15:17:00Z">
        <w:del w:id="98" w:author="Craig Kelley [2]" w:date="2025-07-01T15:40:00Z">
          <w:r w:rsidR="76C5D2A6" w:rsidRPr="7E206AF7" w:rsidDel="00AC69E3">
            <w:rPr>
              <w:lang w:val="en-US"/>
            </w:rPr>
            <w:delText>, though</w:delText>
          </w:r>
        </w:del>
        <w:r w:rsidR="76C5D2A6" w:rsidRPr="7E206AF7">
          <w:rPr>
            <w:lang w:val="en-US"/>
          </w:rPr>
          <w:t>, so the mice could freely whisk over the course of the session.</w:t>
        </w:r>
      </w:ins>
      <w:ins w:id="99" w:author="Craig Kelley" w:date="2025-06-10T15:16:00Z">
        <w:r w:rsidR="2BB71D92" w:rsidRPr="7E206AF7">
          <w:rPr>
            <w:lang w:val="en-US"/>
          </w:rPr>
          <w:t xml:space="preserve"> </w:t>
        </w:r>
      </w:ins>
      <w:ins w:id="100" w:author="Craig Kelley" w:date="2025-06-04T15:22:00Z">
        <w:r w:rsidRPr="7E206AF7">
          <w:rPr>
            <w:lang w:val="en-US"/>
          </w:rPr>
          <w:t xml:space="preserve">The tactile stimulus was </w:t>
        </w:r>
        <w:del w:id="101" w:author="Craig Kelley [2]" w:date="2025-07-01T15:40:00Z">
          <w:r w:rsidRPr="7E206AF7" w:rsidDel="00AC69E3">
            <w:rPr>
              <w:lang w:val="en-US"/>
            </w:rPr>
            <w:delText>a</w:delText>
          </w:r>
        </w:del>
      </w:ins>
      <w:ins w:id="102" w:author="Craig Kelley [2]" w:date="2025-07-01T15:40:00Z">
        <w:r w:rsidR="00AC69E3">
          <w:rPr>
            <w:lang w:val="en-US"/>
          </w:rPr>
          <w:t>driven by a</w:t>
        </w:r>
      </w:ins>
      <w:ins w:id="103" w:author="Craig Kelley" w:date="2025-06-04T15:22:00Z">
        <w:r w:rsidRPr="7E206AF7">
          <w:rPr>
            <w:lang w:val="en-US"/>
          </w:rPr>
          <w:t xml:space="preserve"> triangle wave </w:t>
        </w:r>
        <w:del w:id="104" w:author="Craig Kelley [2]" w:date="2025-07-01T15:41:00Z">
          <w:r w:rsidRPr="7E206AF7" w:rsidDel="00AC69E3">
            <w:rPr>
              <w:lang w:val="en-US"/>
            </w:rPr>
            <w:delText>with</w:delText>
          </w:r>
        </w:del>
      </w:ins>
      <w:ins w:id="105" w:author="Craig Kelley [2]" w:date="2025-07-01T15:41:00Z">
        <w:r w:rsidR="00AC69E3">
          <w:rPr>
            <w:lang w:val="en-US"/>
          </w:rPr>
          <w:t>resulting in a</w:t>
        </w:r>
      </w:ins>
      <w:ins w:id="106" w:author="Craig Kelley" w:date="2025-06-04T15:22:00Z">
        <w:r w:rsidRPr="7E206AF7">
          <w:rPr>
            <w:lang w:val="en-US"/>
          </w:rPr>
          <w:t xml:space="preserve"> 1 mm amplitude</w:t>
        </w:r>
      </w:ins>
      <w:ins w:id="107" w:author="Craig Kelley [2]" w:date="2025-07-01T15:41:00Z">
        <w:r w:rsidR="00AC69E3">
          <w:rPr>
            <w:lang w:val="en-US"/>
          </w:rPr>
          <w:t xml:space="preserve"> deflection</w:t>
        </w:r>
      </w:ins>
      <w:ins w:id="108" w:author="Craig Kelley" w:date="2025-06-04T15:22:00Z">
        <w:del w:id="109" w:author="Craig Kelley [2]" w:date="2025-07-01T15:41:00Z">
          <w:r w:rsidRPr="7E206AF7" w:rsidDel="00AC69E3">
            <w:rPr>
              <w:lang w:val="en-US"/>
            </w:rPr>
            <w:delText>,</w:delText>
          </w:r>
        </w:del>
      </w:ins>
      <w:ins w:id="110" w:author="Craig Kelley [2]" w:date="2025-07-01T15:41:00Z">
        <w:r w:rsidR="00AC69E3">
          <w:rPr>
            <w:lang w:val="en-US"/>
          </w:rPr>
          <w:t xml:space="preserve"> with</w:t>
        </w:r>
      </w:ins>
      <w:ins w:id="111" w:author="Craig Kelley" w:date="2025-06-04T15:22:00Z">
        <w:r w:rsidRPr="7E206AF7">
          <w:rPr>
            <w:lang w:val="en-US"/>
          </w:rPr>
          <w:t xml:space="preserve"> 100 </w:t>
        </w:r>
        <w:proofErr w:type="spellStart"/>
        <w:r w:rsidRPr="7E206AF7">
          <w:rPr>
            <w:lang w:val="en-US"/>
          </w:rPr>
          <w:t>ms</w:t>
        </w:r>
        <w:proofErr w:type="spellEnd"/>
        <w:r w:rsidRPr="7E206AF7">
          <w:rPr>
            <w:lang w:val="en-US"/>
          </w:rPr>
          <w:t xml:space="preserve"> of rise time</w:t>
        </w:r>
        <w:del w:id="112" w:author="Craig Kelley [2]" w:date="2025-07-01T15:41:00Z">
          <w:r w:rsidRPr="7E206AF7" w:rsidDel="00AC69E3">
            <w:rPr>
              <w:lang w:val="en-US"/>
            </w:rPr>
            <w:delText>,</w:delText>
          </w:r>
        </w:del>
        <w:r w:rsidRPr="7E206AF7">
          <w:rPr>
            <w:lang w:val="en-US"/>
          </w:rPr>
          <w:t xml:space="preserve"> and 100 </w:t>
        </w:r>
        <w:proofErr w:type="spellStart"/>
        <w:r w:rsidRPr="7E206AF7">
          <w:rPr>
            <w:lang w:val="en-US"/>
          </w:rPr>
          <w:t>ms</w:t>
        </w:r>
        <w:proofErr w:type="spellEnd"/>
        <w:r w:rsidRPr="7E206AF7">
          <w:rPr>
            <w:lang w:val="en-US"/>
          </w:rPr>
          <w:t xml:space="preserve"> of fall time (</w:t>
        </w:r>
        <w:r w:rsidRPr="7E206AF7">
          <w:rPr>
            <w:b/>
            <w:bCs/>
            <w:lang w:val="en-US"/>
          </w:rPr>
          <w:t>Fig. 1</w:t>
        </w:r>
        <w:r w:rsidRPr="7E206AF7">
          <w:rPr>
            <w:lang w:val="en-US"/>
          </w:rPr>
          <w:t xml:space="preserve">). Mice were required to selectively respond to left-sided whisker deflections (go stimuli) by licking a water spout within a </w:t>
        </w:r>
        <w:r w:rsidRPr="7E206AF7">
          <w:rPr>
            <w:lang w:val="en-US"/>
          </w:rPr>
          <w:lastRenderedPageBreak/>
          <w:t xml:space="preserve">1 s window of opportunity in order to receive a water reward, and they were required to ignore right-sided whisker deflections (no-go stimuli). Failure to withhold licks during the window of opportunity following a no-go stimulus resulted in an increased inter-trial interval (8-12 s with a negative exponential distribution, as opposed to 4-8 s otherwise). On any given trial, the probability of a go stimulus presentation was 30%; the probability of a no-go stimulus was 70%. Mice had to withhold licks during the 200 </w:t>
        </w:r>
        <w:proofErr w:type="spellStart"/>
        <w:r w:rsidRPr="7E206AF7">
          <w:rPr>
            <w:lang w:val="en-US"/>
          </w:rPr>
          <w:t>ms</w:t>
        </w:r>
        <w:proofErr w:type="spellEnd"/>
        <w:r w:rsidRPr="7E206AF7">
          <w:rPr>
            <w:lang w:val="en-US"/>
          </w:rPr>
          <w:t xml:space="preserve"> of stimulus delivery. Licking during this period voided the trial (it was not included in further analyses), and mice did not receive water reward regardless of the side on which the stimulus was delivered.</w:t>
        </w:r>
      </w:ins>
      <w:ins w:id="113" w:author="Craig Kelley" w:date="2025-06-10T15:08:00Z">
        <w:r w:rsidR="109497CC" w:rsidRPr="7E206AF7">
          <w:rPr>
            <w:lang w:val="en-US"/>
          </w:rPr>
          <w:t xml:space="preserve"> </w:t>
        </w:r>
      </w:ins>
      <w:ins w:id="114" w:author="Craig Kelley" w:date="2025-06-10T15:09:00Z">
        <w:r w:rsidR="6F380FF9" w:rsidRPr="7E206AF7">
          <w:rPr>
            <w:lang w:val="en-US"/>
          </w:rPr>
          <w:t xml:space="preserve"> Licking was allowed during the intertrial period, however.</w:t>
        </w:r>
      </w:ins>
      <w:ins w:id="115" w:author="Craig Kelley" w:date="2025-06-04T15:22:00Z">
        <w:r w:rsidRPr="7E206AF7">
          <w:rPr>
            <w:lang w:val="en-US"/>
          </w:rPr>
          <w:t xml:space="preserve"> Sessions lasted one hour. All mice achieved expert performance on the task, defined as 3 consecutive sessions with perceptual sensitivity (d’) greater than 1, and we included sessions after and including the first session in that 3-session streak (</w:t>
        </w:r>
        <w:r w:rsidRPr="7E206AF7">
          <w:rPr>
            <w:b/>
            <w:bCs/>
            <w:lang w:val="en-US"/>
          </w:rPr>
          <w:t>Fig 1D</w:t>
        </w:r>
        <w:r w:rsidRPr="7E206AF7">
          <w:rPr>
            <w:lang w:val="en-US"/>
          </w:rPr>
          <w:t>)</w:t>
        </w:r>
        <w:r w:rsidRPr="7E206AF7">
          <w:rPr>
            <w:b/>
            <w:bCs/>
            <w:lang w:val="en-US"/>
          </w:rPr>
          <w:t>.</w:t>
        </w:r>
      </w:ins>
      <w:ins w:id="116" w:author="Craig Kelley" w:date="2025-06-10T15:14:00Z">
        <w:r w:rsidR="2505E7A2" w:rsidRPr="7E206AF7">
          <w:rPr>
            <w:b/>
            <w:bCs/>
            <w:lang w:val="en-US"/>
          </w:rPr>
          <w:t xml:space="preserve"> </w:t>
        </w:r>
        <w:r w:rsidR="2505E7A2" w:rsidRPr="7E206AF7">
          <w:rPr>
            <w:lang w:val="en-US"/>
          </w:rPr>
          <w:t xml:space="preserve">The lateralization of the go and </w:t>
        </w:r>
      </w:ins>
      <w:ins w:id="117" w:author="Craig Kelley" w:date="2025-06-10T15:15:00Z">
        <w:r w:rsidR="2505E7A2" w:rsidRPr="7E206AF7">
          <w:rPr>
            <w:lang w:val="en-US"/>
          </w:rPr>
          <w:t>no-go stimuli remained fixed across sessions.</w:t>
        </w:r>
      </w:ins>
    </w:p>
    <w:p w14:paraId="75795D36" w14:textId="3D3048E5" w:rsidR="40919A1A" w:rsidRDefault="40919A1A" w:rsidP="40919A1A">
      <w:pPr>
        <w:jc w:val="both"/>
      </w:pPr>
    </w:p>
    <w:p w14:paraId="6BDCA55B" w14:textId="77777777" w:rsidR="00EB66ED" w:rsidRPr="00956F13" w:rsidRDefault="003E45CA" w:rsidP="002A2632">
      <w:pPr>
        <w:jc w:val="both"/>
        <w:rPr>
          <w:b/>
          <w:i/>
          <w:iCs/>
          <w:rPrChange w:id="118" w:author="Craig Kelley [2]" w:date="2025-07-01T17:25:00Z">
            <w:rPr>
              <w:b/>
            </w:rPr>
          </w:rPrChange>
        </w:rPr>
      </w:pPr>
      <w:r w:rsidRPr="00956F13">
        <w:rPr>
          <w:b/>
          <w:i/>
          <w:iCs/>
          <w:rPrChange w:id="119" w:author="Craig Kelley [2]" w:date="2025-07-01T17:25:00Z">
            <w:rPr>
              <w:b/>
            </w:rPr>
          </w:rPrChange>
        </w:rPr>
        <w:t>Surgical procedures</w:t>
      </w:r>
    </w:p>
    <w:p w14:paraId="0AC084C1" w14:textId="70BF32CC" w:rsidR="00EB66ED" w:rsidRPr="00BB3ED6" w:rsidDel="00AC69E3" w:rsidRDefault="095FA194" w:rsidP="6F4BCAD7">
      <w:pPr>
        <w:jc w:val="both"/>
        <w:rPr>
          <w:del w:id="120" w:author="Craig Kelley [2]" w:date="2025-07-01T15:43:00Z"/>
          <w:lang w:val="en-US"/>
        </w:rPr>
      </w:pPr>
      <w:ins w:id="121" w:author="Craig Kelley" w:date="2025-06-04T15:23:00Z">
        <w:r w:rsidRPr="40919A1A">
          <w:rPr>
            <w:lang w:val="en-US"/>
          </w:rPr>
          <w:t xml:space="preserve">Prior to behavioral training, mice were implanted with a </w:t>
        </w:r>
        <w:proofErr w:type="spellStart"/>
        <w:r w:rsidRPr="40919A1A">
          <w:rPr>
            <w:lang w:val="en-US"/>
          </w:rPr>
          <w:t>Neuropixels</w:t>
        </w:r>
        <w:proofErr w:type="spellEnd"/>
        <w:r w:rsidRPr="40919A1A">
          <w:rPr>
            <w:lang w:val="en-US"/>
          </w:rPr>
          <w:t xml:space="preserve"> 1.0 electrode and head bar</w:t>
        </w:r>
      </w:ins>
      <w:ins w:id="122" w:author="Craig Kelley" w:date="2025-06-04T15:24:00Z">
        <w:r w:rsidRPr="40919A1A">
          <w:rPr>
            <w:lang w:val="en-US"/>
          </w:rPr>
          <w:t xml:space="preserve">. </w:t>
        </w:r>
      </w:ins>
      <w:r w:rsidR="003E45CA" w:rsidRPr="40919A1A">
        <w:rPr>
          <w:lang w:val="en-US"/>
        </w:rPr>
        <w:t>Animals were anesthetized with isoflurane in oxygen (5% induction, 1-2% maintenance) and fixed in a stereotaxic frame (David Kopf Instruments, CA). Body temperature was maintained at 37</w:t>
      </w:r>
      <w:r w:rsidR="003E45CA" w:rsidRPr="40919A1A">
        <w:rPr>
          <w:rFonts w:ascii="Cambria Math" w:hAnsi="Cambria Math" w:cs="Cambria Math"/>
          <w:lang w:val="en-US"/>
        </w:rPr>
        <w:t>℃</w:t>
      </w:r>
      <w:r w:rsidR="003E45CA" w:rsidRPr="40919A1A">
        <w:rPr>
          <w:lang w:val="en-US"/>
        </w:rPr>
        <w:t xml:space="preserve"> using a feedback-controlled heating pad (FHC, Bowdoinham, ME). When the animal’s condition stabilized, buprenorphine (0.05 mg/kg) was administered subcutaneously before an incision on the scalp was made. Each mouse was implanted with a </w:t>
      </w:r>
      <w:proofErr w:type="spellStart"/>
      <w:r w:rsidR="003E45CA" w:rsidRPr="40919A1A">
        <w:rPr>
          <w:lang w:val="en-US"/>
        </w:rPr>
        <w:t>Neuropixels</w:t>
      </w:r>
      <w:proofErr w:type="spellEnd"/>
      <w:r w:rsidR="003E45CA" w:rsidRPr="40919A1A">
        <w:rPr>
          <w:lang w:val="en-US"/>
        </w:rPr>
        <w:t xml:space="preserve"> 1.0 multielectrode encased in a custom built </w:t>
      </w:r>
      <w:proofErr w:type="spellStart"/>
      <w:r w:rsidR="003E45CA" w:rsidRPr="40919A1A">
        <w:rPr>
          <w:lang w:val="en-US"/>
        </w:rPr>
        <w:t>headstage</w:t>
      </w:r>
      <w:proofErr w:type="spellEnd"/>
      <w:r w:rsidR="003E45CA" w:rsidRPr="40919A1A">
        <w:rPr>
          <w:lang w:val="en-US"/>
        </w:rPr>
        <w:t xml:space="preserve"> housing designed for chronic head-fixed recordings </w:t>
      </w:r>
      <w:r w:rsidR="003E45CA">
        <w:fldChar w:fldCharType="begin"/>
      </w:r>
      <w:r w:rsidR="003E45CA">
        <w:instrText xml:space="preserve"> ADDIN EN.CITE &lt;EndNote&gt;&lt;Cite&gt;&lt;Author&gt;Liu&lt;/Author&gt;&lt;Year&gt;2024&lt;/Year&gt;&lt;RecNum&gt;3122&lt;/RecNum&gt;&lt;DisplayText&gt;(Liu et al., 2024)&lt;/DisplayText&gt;&lt;record&gt;&lt;rec-number&gt;3122&lt;/rec-number&gt;&lt;foreign-keys&gt;&lt;key app="EN" db-id="5dp59vdti2f293estrn55zpla5rdts2xrvte" timestamp="1725669187" guid="267b85ee-74e1-4497-b4e3-8a589eb3e417"&gt;3122&lt;/key&gt;&lt;/foreign-keys&gt;&lt;ref-type name="Journal Article"&gt;17&lt;/ref-type&gt;&lt;contributors&gt;&lt;authors&gt;&lt;author&gt;Liu, Y. A.&lt;/author&gt;&lt;author&gt;Nong, Y.&lt;/author&gt;&lt;author&gt;Feng, J.&lt;/author&gt;&lt;author&gt;Li, G.&lt;/author&gt;&lt;author&gt;Sajda, P.&lt;/author&gt;&lt;author&gt;Li, Y.&lt;/author&gt;&lt;author&gt;Wang, Q.&lt;/author&gt;&lt;/authors&gt;&lt;/contributors&gt;&lt;auth-address&gt;Department of Biomedical Engineering Columbia University ET 351, 500 W. 120 Street, New York, NY 10027.&amp;#xD;State Key Laboratory of Membrane Biology, School of Life Sciences Peking University.&amp;#xD;PKU-IDG/McGovern Institute for Brain Research, PR China.&lt;/auth-address&gt;&lt;titles&gt;&lt;title&gt;Phase synchrony between prefrontal noradrenergic and cholinergic signals indexes inhibitory control&lt;/title&gt;&lt;secondary-title&gt;bioRxiv&lt;/secondary-title&gt;&lt;/titles&gt;&lt;periodical&gt;&lt;full-title&gt;bioRxiv&lt;/full-title&gt;&lt;/periodical&gt;&lt;edition&gt;20240517&lt;/edition&gt;&lt;keywords&gt;&lt;keyword&gt;Locus coeruleus&lt;/keyword&gt;&lt;keyword&gt;basal forebrain&lt;/keyword&gt;&lt;keyword&gt;cholinergic system&lt;/keyword&gt;&lt;keyword&gt;impulsivity&lt;/keyword&gt;&lt;keyword&gt;inhibitory control&lt;/keyword&gt;&lt;keyword&gt;noradrenergic system&lt;/keyword&gt;&lt;keyword&gt;prefrontal cortex&lt;/keyword&gt;&lt;keyword&gt;pupil&lt;/keyword&gt;&lt;/keywords&gt;&lt;dates&gt;&lt;year&gt;2024&lt;/year&gt;&lt;pub-dates&gt;&lt;date&gt;May 17&lt;/date&gt;&lt;/pub-dates&gt;&lt;/dates&gt;&lt;isbn&gt;2692-8205&lt;/isbn&gt;&lt;accession-num&gt;38798371&lt;/accession-num&gt;&lt;urls&gt;&lt;/urls&gt;&lt;custom2&gt;PMC11118516&lt;/custom2&gt;&lt;electronic-resource-num&gt;10.1101/2024.05.17.594562&lt;/electronic-resource-num&gt;&lt;remote-database-provider&gt;NLM&lt;/remote-database-provider&gt;&lt;language&gt;eng&lt;/language&gt;&lt;/record&gt;&lt;/Cite&gt;&lt;/EndNote&gt;</w:instrText>
      </w:r>
      <w:r w:rsidR="003E45CA">
        <w:fldChar w:fldCharType="separate"/>
      </w:r>
      <w:r w:rsidR="000920E1" w:rsidRPr="40919A1A">
        <w:rPr>
          <w:noProof/>
          <w:lang w:val="en-US"/>
        </w:rPr>
        <w:t>(Liu et al., 2024)</w:t>
      </w:r>
      <w:r w:rsidR="003E45CA">
        <w:fldChar w:fldCharType="end"/>
      </w:r>
      <w:r w:rsidR="005E18E8" w:rsidRPr="40919A1A">
        <w:rPr>
          <w:lang w:val="en-US"/>
        </w:rPr>
        <w:t xml:space="preserve"> </w:t>
      </w:r>
      <w:r w:rsidR="003E45CA" w:rsidRPr="40919A1A">
        <w:rPr>
          <w:lang w:val="en-US"/>
        </w:rPr>
        <w:t>(</w:t>
      </w:r>
      <w:r w:rsidR="003E45CA" w:rsidRPr="40919A1A">
        <w:rPr>
          <w:b/>
          <w:bCs/>
          <w:lang w:val="en-US"/>
        </w:rPr>
        <w:t>Fig. 2A</w:t>
      </w:r>
      <w:r w:rsidR="003E45CA" w:rsidRPr="40919A1A">
        <w:rPr>
          <w:lang w:val="en-US"/>
        </w:rPr>
        <w:t xml:space="preserve">). Probe trajectories were planned and monitored in real-time during implantation using </w:t>
      </w:r>
      <w:proofErr w:type="spellStart"/>
      <w:r w:rsidR="003E45CA" w:rsidRPr="40919A1A">
        <w:rPr>
          <w:lang w:val="en-US"/>
        </w:rPr>
        <w:t>Neuropixels</w:t>
      </w:r>
      <w:proofErr w:type="spellEnd"/>
      <w:r w:rsidR="003E45CA" w:rsidRPr="40919A1A">
        <w:rPr>
          <w:lang w:val="en-US"/>
        </w:rPr>
        <w:t xml:space="preserve"> Trajectory Explorer </w:t>
      </w:r>
      <w:r w:rsidR="003E45CA" w:rsidRPr="40919A1A">
        <w:rPr>
          <w:color w:val="212121"/>
          <w:highlight w:val="white"/>
          <w:lang w:val="en-US"/>
        </w:rPr>
        <w:t>(</w:t>
      </w:r>
      <w:hyperlink r:id="rId11">
        <w:r w:rsidR="003E45CA" w:rsidRPr="40919A1A">
          <w:rPr>
            <w:color w:val="1155CC"/>
            <w:highlight w:val="white"/>
            <w:u w:val="single"/>
            <w:lang w:val="en-US"/>
          </w:rPr>
          <w:t>https://github.com/petersaj/neuropixels_trajectory_explorer</w:t>
        </w:r>
      </w:hyperlink>
      <w:r w:rsidR="003E45CA" w:rsidRPr="40919A1A">
        <w:rPr>
          <w:color w:val="212121"/>
          <w:highlight w:val="white"/>
          <w:lang w:val="en-US"/>
        </w:rPr>
        <w:t>, by Andy Peters)</w:t>
      </w:r>
      <w:r w:rsidR="003E45CA" w:rsidRPr="40919A1A">
        <w:rPr>
          <w:lang w:val="en-US"/>
        </w:rPr>
        <w:t xml:space="preserve">. Two mice were implanted with probes spanning primary somatosensory cortex, striatum (dorsal striatum / </w:t>
      </w:r>
      <w:bookmarkStart w:id="123" w:name="_Int_jD2aeYUd"/>
      <w:proofErr w:type="spellStart"/>
      <w:r w:rsidR="003E45CA" w:rsidRPr="40919A1A">
        <w:rPr>
          <w:lang w:val="en-US"/>
        </w:rPr>
        <w:t>caudoputamen</w:t>
      </w:r>
      <w:bookmarkEnd w:id="123"/>
      <w:proofErr w:type="spellEnd"/>
      <w:r w:rsidR="003E45CA" w:rsidRPr="40919A1A">
        <w:rPr>
          <w:lang w:val="en-US"/>
        </w:rPr>
        <w:t xml:space="preserve"> and small portions of ventral striatum), and basolateral amygdala contralateral to the side where go stimuli were presented (see Behavioral task below) (</w:t>
      </w:r>
      <w:r w:rsidR="003E45CA" w:rsidRPr="40919A1A">
        <w:rPr>
          <w:b/>
          <w:bCs/>
          <w:lang w:val="en-US"/>
        </w:rPr>
        <w:t>Fig. 2A, B</w:t>
      </w:r>
      <w:r w:rsidR="003E45CA" w:rsidRPr="40919A1A">
        <w:rPr>
          <w:lang w:val="en-US"/>
        </w:rPr>
        <w:t xml:space="preserve">). Two other mice were implanted with a probe in medial prefrontal cortex (primarily infragranular layers of anterior cingulate, pre- and infralimbic, </w:t>
      </w:r>
      <w:proofErr w:type="spellStart"/>
      <w:r w:rsidR="003E45CA" w:rsidRPr="40919A1A">
        <w:rPr>
          <w:lang w:val="en-US"/>
        </w:rPr>
        <w:t>orbitomedial</w:t>
      </w:r>
      <w:proofErr w:type="spellEnd"/>
      <w:r w:rsidR="003E45CA" w:rsidRPr="40919A1A">
        <w:rPr>
          <w:lang w:val="en-US"/>
        </w:rPr>
        <w:t>, and dorsal peduncular cortices)</w:t>
      </w:r>
      <w:r w:rsidR="77D80C27" w:rsidRPr="40919A1A">
        <w:rPr>
          <w:lang w:val="en-US"/>
        </w:rPr>
        <w:t xml:space="preserve"> </w:t>
      </w:r>
      <w:r w:rsidR="003E45CA" w:rsidRPr="40919A1A">
        <w:rPr>
          <w:lang w:val="en-US"/>
        </w:rPr>
        <w:t>(</w:t>
      </w:r>
      <w:r w:rsidR="003E45CA" w:rsidRPr="40919A1A">
        <w:rPr>
          <w:b/>
          <w:bCs/>
          <w:lang w:val="en-US"/>
        </w:rPr>
        <w:t>Fig. 2B</w:t>
      </w:r>
      <w:r w:rsidR="003E45CA" w:rsidRPr="40919A1A">
        <w:rPr>
          <w:lang w:val="en-US"/>
        </w:rPr>
        <w:t xml:space="preserve">) contralateral to the go stimulus. </w:t>
      </w:r>
      <w:proofErr w:type="spellStart"/>
      <w:r w:rsidR="003E45CA" w:rsidRPr="40919A1A">
        <w:rPr>
          <w:lang w:val="en-US"/>
        </w:rPr>
        <w:t>Baytril</w:t>
      </w:r>
      <w:proofErr w:type="spellEnd"/>
      <w:r w:rsidR="003E45CA" w:rsidRPr="40919A1A">
        <w:rPr>
          <w:lang w:val="en-US"/>
        </w:rPr>
        <w:t xml:space="preserve"> (5 mg/kg) and Carprofen (5 mg/kg) were administered at the end of the surgery and every 24 hours after the surgery for four days. Animals’ weight was measured once a day during this post-operative period.</w:t>
      </w:r>
    </w:p>
    <w:p w14:paraId="16B19AC9" w14:textId="77777777" w:rsidR="00EB66ED" w:rsidRPr="00BB3ED6" w:rsidRDefault="00EB66ED" w:rsidP="00AC69E3">
      <w:pPr>
        <w:jc w:val="both"/>
        <w:pPrChange w:id="124" w:author="Craig Kelley [2]" w:date="2025-07-01T15:43:00Z">
          <w:pPr/>
        </w:pPrChange>
      </w:pPr>
    </w:p>
    <w:p w14:paraId="368BCD1D" w14:textId="77777777" w:rsidR="00EB66ED" w:rsidRPr="00BB3ED6" w:rsidRDefault="003E45CA" w:rsidP="40919A1A">
      <w:pPr>
        <w:rPr>
          <w:del w:id="125" w:author="Craig Kelley" w:date="2025-06-04T15:22:00Z"/>
          <w:b/>
          <w:bCs/>
        </w:rPr>
      </w:pPr>
      <w:del w:id="126" w:author="Craig Kelley" w:date="2025-06-04T15:22:00Z">
        <w:r w:rsidRPr="40919A1A" w:rsidDel="003E45CA">
          <w:rPr>
            <w:b/>
            <w:bCs/>
          </w:rPr>
          <w:delText>Behavioral task</w:delText>
        </w:r>
      </w:del>
    </w:p>
    <w:p w14:paraId="2C489EF0" w14:textId="14BF233D" w:rsidR="00EB66ED" w:rsidRPr="00BB3ED6" w:rsidRDefault="003E45CA" w:rsidP="40919A1A">
      <w:pPr>
        <w:jc w:val="both"/>
        <w:rPr>
          <w:del w:id="127" w:author="Craig Kelley" w:date="2025-06-04T15:22:00Z"/>
          <w:b/>
          <w:bCs/>
          <w:lang w:val="en-US"/>
        </w:rPr>
      </w:pPr>
      <w:del w:id="128" w:author="Craig Kelley" w:date="2025-06-04T15:22:00Z">
        <w:r w:rsidRPr="40919A1A" w:rsidDel="003E45CA">
          <w:rPr>
            <w:lang w:val="en-US"/>
          </w:rPr>
          <w:delText xml:space="preserve">Head-fixed mice (n=4) were trained to perform a whisker-based go/no-go selective detection task based on </w:delText>
        </w:r>
      </w:del>
      <w:r>
        <w:fldChar w:fldCharType="begin"/>
      </w:r>
      <w:r>
        <w:instrText xml:space="preserve"> ADDIN EN.CITE &lt;EndNote&gt;&lt;Cite AuthorYear="1"&gt;&lt;Author&gt;Aruljothi&lt;/Author&gt;&lt;Year&gt;2020&lt;/Year&gt;&lt;RecNum&gt;2882&lt;/RecNum&gt;&lt;DisplayText&gt;Aruljothi et al. (2020)&lt;/DisplayText&gt;&lt;record&gt;&lt;rec-number&gt;2882&lt;/rec-number&gt;&lt;foreign-keys&gt;&lt;key app="EN" db-id="5dp59vdti2f293estrn55zpla5rdts2xrvte" timestamp="1701796390" guid="3257c9c7-4991-4c06-968d-5ed11f8096b9"&gt;2882&lt;/key&gt;&lt;/foreign-keys&gt;&lt;ref-type name="Journal Article"&gt;17&lt;/ref-type&gt;&lt;contributors&gt;&lt;authors&gt;&lt;author&gt;Krithiga Aruljothi&lt;/author&gt;&lt;author&gt;Krista Marrero&lt;/author&gt;&lt;author&gt;Zhaoran Zhang&lt;/author&gt;&lt;author&gt;Behzad Zareian&lt;/author&gt;&lt;author&gt;Edward Zagha&lt;/author&gt;&lt;/authors&gt;&lt;/contributors&gt;&lt;titles&gt;&lt;title&gt;Functional Localization of an Attenuating Filter within Cortex for a Selective Detection Task in Mice&lt;/title&gt;&lt;secondary-title&gt;The Journal of Neuroscience&lt;/secondary-title&gt;&lt;/titles&gt;&lt;periodical&gt;&lt;full-title&gt;The Journal of Neuroscience&lt;/full-title&gt;&lt;/periodical&gt;&lt;pages&gt;5443&lt;/pages&gt;&lt;volume&gt;40&lt;/volume&gt;&lt;number&gt;28&lt;/number&gt;&lt;dates&gt;&lt;year&gt;2020&lt;/year&gt;&lt;/dates&gt;&lt;urls&gt;&lt;related-urls&gt;&lt;url&gt;http://www.jneurosci.org/content/40/28/5443.abstract&lt;/url&gt;&lt;/related-urls&gt;&lt;/urls&gt;&lt;electronic-resource-num&gt;10.1523/JNEUROSCI.2993-19.2020&lt;/electronic-resource-num&gt;&lt;/record&gt;&lt;/Cite&gt;&lt;/EndNote&gt;</w:instrText>
      </w:r>
      <w:r>
        <w:fldChar w:fldCharType="separate"/>
      </w:r>
      <w:del w:id="129" w:author="Craig Kelley" w:date="2025-06-04T15:22:00Z">
        <w:r w:rsidRPr="40919A1A" w:rsidDel="000920E1">
          <w:rPr>
            <w:noProof/>
            <w:lang w:val="en-US"/>
          </w:rPr>
          <w:delText>Aruljothi et al. (2020)</w:delText>
        </w:r>
      </w:del>
      <w:r>
        <w:fldChar w:fldCharType="end"/>
      </w:r>
      <w:del w:id="130" w:author="Craig Kelley" w:date="2025-06-04T15:22:00Z">
        <w:r w:rsidRPr="40919A1A" w:rsidDel="003E45CA">
          <w:rPr>
            <w:rFonts w:eastAsia="Arial Unicode MS"/>
            <w:lang w:val="en-US"/>
          </w:rPr>
          <w:delText xml:space="preserve">. During behavioral training mice were water restricted to maintain ≥ 85% of their post-surgery body weight. Mice had ad </w:delText>
        </w:r>
        <w:r w:rsidRPr="40919A1A" w:rsidDel="003E45CA">
          <w:rPr>
            <w:lang w:val="en-US"/>
          </w:rPr>
          <w:delText>libitum access to food. The behavioral apparatus was controlled by custom code written in MATLAB and Simulink (MathWorks, Natick, MA) via a Speedgoat real-time system (Speedgoat Inc., Natick, MA). Trials began with a unilateral whisker deflection lasting 200 ms delivered via a piezoelectric actuator connected to a flat paddle which made contact with multiple whiskers.</w:delText>
        </w:r>
        <w:r w:rsidRPr="40919A1A" w:rsidDel="00C74C87">
          <w:rPr>
            <w:lang w:val="en-US"/>
          </w:rPr>
          <w:delText xml:space="preserve"> </w:delText>
        </w:r>
        <w:r w:rsidRPr="40919A1A" w:rsidDel="003E45CA">
          <w:rPr>
            <w:lang w:val="en-US"/>
          </w:rPr>
          <w:delText>The tactile stimulus was</w:delText>
        </w:r>
        <w:r w:rsidRPr="40919A1A" w:rsidDel="00C74C87">
          <w:rPr>
            <w:lang w:val="en-US"/>
          </w:rPr>
          <w:delText xml:space="preserve"> </w:delText>
        </w:r>
        <w:r w:rsidRPr="40919A1A" w:rsidDel="003E45CA">
          <w:rPr>
            <w:lang w:val="en-US"/>
          </w:rPr>
          <w:delText>a triangle wave with 1 mm amplitude, 100 ms of rise time, and 100 ms of fall time (</w:delText>
        </w:r>
        <w:r w:rsidRPr="40919A1A" w:rsidDel="003E45CA">
          <w:rPr>
            <w:b/>
            <w:bCs/>
            <w:lang w:val="en-US"/>
          </w:rPr>
          <w:delText>Fig. 1</w:delText>
        </w:r>
        <w:r w:rsidRPr="40919A1A" w:rsidDel="003E45CA">
          <w:rPr>
            <w:lang w:val="en-US"/>
          </w:rPr>
          <w:delText xml:space="preserve">). Mice were required to selectively respond to left-sided whisker deflections (go stimuli) by licking a water spout within a 1 s window of opportunity in order to receive a water reward, and they were required to ignore right-sided whisker deflections (no-go stimuli). Failure to withhold licks during the window of opportunity </w:delText>
        </w:r>
        <w:r w:rsidRPr="40919A1A" w:rsidDel="003E45CA">
          <w:rPr>
            <w:lang w:val="en-US"/>
          </w:rPr>
          <w:lastRenderedPageBreak/>
          <w:delText>following a no-go stimulus resulted in an increased inter-trial interval (8-12 s with a negative exponential distribution, as opposed to 4-8 s otherwise). On any given trial, the probability of a go stimulus presentation was 30%; the probability of a no-go stimulus was 70%. Mice had to withhold licks during the 200 ms of stimulus delivery. Licking during this period voided the trial (it was not included in further analyses), and mice did not receive water reward regardless of the side on which the stimulus was delivered. Sessions lasted one hour.</w:delText>
        </w:r>
        <w:r w:rsidRPr="40919A1A" w:rsidDel="00C74C87">
          <w:rPr>
            <w:lang w:val="en-US"/>
          </w:rPr>
          <w:delText xml:space="preserve"> </w:delText>
        </w:r>
        <w:r w:rsidRPr="40919A1A" w:rsidDel="003E45CA">
          <w:rPr>
            <w:lang w:val="en-US"/>
          </w:rPr>
          <w:delText>All mice achieved expert performance on the task, defined as 3 consecutive sessions with perceptual sensitivity (d’) greater than 1, and we included sessions after and including the first session in that 3</w:delText>
        </w:r>
        <w:r w:rsidRPr="40919A1A" w:rsidDel="002A2632">
          <w:rPr>
            <w:lang w:val="en-US"/>
          </w:rPr>
          <w:delText>-</w:delText>
        </w:r>
        <w:r w:rsidRPr="40919A1A" w:rsidDel="003E45CA">
          <w:rPr>
            <w:lang w:val="en-US"/>
          </w:rPr>
          <w:delText>session streak</w:delText>
        </w:r>
        <w:r w:rsidRPr="40919A1A" w:rsidDel="4F0991E6">
          <w:rPr>
            <w:lang w:val="en-US"/>
          </w:rPr>
          <w:delText xml:space="preserve"> (</w:delText>
        </w:r>
        <w:r w:rsidRPr="40919A1A" w:rsidDel="4F0991E6">
          <w:rPr>
            <w:b/>
            <w:bCs/>
            <w:lang w:val="en-US"/>
          </w:rPr>
          <w:delText>Fig 1D</w:delText>
        </w:r>
        <w:r w:rsidRPr="40919A1A" w:rsidDel="4F0991E6">
          <w:rPr>
            <w:lang w:val="en-US"/>
          </w:rPr>
          <w:delText>)</w:delText>
        </w:r>
        <w:r w:rsidRPr="40919A1A" w:rsidDel="003E45CA">
          <w:rPr>
            <w:b/>
            <w:bCs/>
            <w:lang w:val="en-US"/>
          </w:rPr>
          <w:delText>.</w:delText>
        </w:r>
      </w:del>
    </w:p>
    <w:p w14:paraId="79062903" w14:textId="77777777" w:rsidR="00EB66ED" w:rsidRPr="00BB3ED6" w:rsidRDefault="00EB66ED"/>
    <w:p w14:paraId="7C605165" w14:textId="77777777" w:rsidR="00EB66ED" w:rsidRPr="00956F13" w:rsidRDefault="003E45CA">
      <w:pPr>
        <w:rPr>
          <w:b/>
          <w:i/>
          <w:iCs/>
          <w:rPrChange w:id="131" w:author="Craig Kelley [2]" w:date="2025-07-01T17:25:00Z">
            <w:rPr>
              <w:b/>
            </w:rPr>
          </w:rPrChange>
        </w:rPr>
      </w:pPr>
      <w:r w:rsidRPr="00956F13">
        <w:rPr>
          <w:b/>
          <w:i/>
          <w:iCs/>
          <w:rPrChange w:id="132" w:author="Craig Kelley [2]" w:date="2025-07-01T17:25:00Z">
            <w:rPr>
              <w:b/>
            </w:rPr>
          </w:rPrChange>
        </w:rPr>
        <w:t>Neural recordings</w:t>
      </w:r>
    </w:p>
    <w:p w14:paraId="161F92E5" w14:textId="153CF9E5" w:rsidR="00EB66ED" w:rsidRPr="00BB3ED6" w:rsidRDefault="00E87B6F">
      <w:pPr>
        <w:jc w:val="both"/>
      </w:pPr>
      <w:r>
        <w:t>N</w:t>
      </w:r>
      <w:r w:rsidR="003E45CA">
        <w:t xml:space="preserve">eural signals across 384 electrodes of the </w:t>
      </w:r>
      <w:proofErr w:type="spellStart"/>
      <w:r w:rsidR="003E45CA">
        <w:t>Neuropixels</w:t>
      </w:r>
      <w:proofErr w:type="spellEnd"/>
      <w:r w:rsidR="003E45CA">
        <w:t xml:space="preserve"> 1.0 probe were recorded while the mice performed the selective detection task using a National Instruments PXI system controlled by </w:t>
      </w:r>
      <w:proofErr w:type="spellStart"/>
      <w:r w:rsidR="003E45CA">
        <w:t>SpikeGLX</w:t>
      </w:r>
      <w:proofErr w:type="spellEnd"/>
      <w:r w:rsidR="003E45CA">
        <w:t xml:space="preserve"> (Release v20230905-phase30). The recording system was synchronized with the behavioral apparatus via TTL pulses generated by the </w:t>
      </w:r>
      <w:proofErr w:type="spellStart"/>
      <w:r w:rsidR="003E45CA">
        <w:t>Speedgoat</w:t>
      </w:r>
      <w:proofErr w:type="spellEnd"/>
      <w:r w:rsidR="003E45CA">
        <w:t xml:space="preserve"> real-time system. The behavioral task and neural recordings were performed in a box lined with copper mesh to reduce electromagnetic noise.</w:t>
      </w:r>
      <w:r w:rsidR="0078E622">
        <w:t xml:space="preserve"> S</w:t>
      </w:r>
      <w:proofErr w:type="spellStart"/>
      <w:r w:rsidR="0078E622" w:rsidRPr="40919A1A">
        <w:rPr>
          <w:rFonts w:eastAsia="Roboto"/>
          <w:lang w:val="en-US"/>
        </w:rPr>
        <w:t>oftware</w:t>
      </w:r>
      <w:proofErr w:type="spellEnd"/>
      <w:r w:rsidR="0078E622" w:rsidRPr="40919A1A">
        <w:rPr>
          <w:rFonts w:eastAsia="Roboto"/>
          <w:lang w:val="en-US"/>
        </w:rPr>
        <w:t xml:space="preserve"> wrote data to disk in two separate binary files: one containing a wide-band signal (0.3-10 kHz bandwidth, 30 kHz sampling rate, 250x gain) and the other a lower band signal (0.5-500 Hz bandwidth, 2.5 kHz sampling rate, 125x gain) for analysis of the local field potential (LFP).</w:t>
      </w:r>
      <w:r w:rsidR="003E45CA">
        <w:t xml:space="preserve"> Single-unit spiking activity was extracted offline using </w:t>
      </w:r>
      <w:proofErr w:type="spellStart"/>
      <w:r w:rsidR="003E45CA">
        <w:t>Kilosort</w:t>
      </w:r>
      <w:proofErr w:type="spellEnd"/>
      <w:r w:rsidR="003E45CA">
        <w:t xml:space="preserve"> 4.0 </w:t>
      </w:r>
      <w:r>
        <w:fldChar w:fldCharType="begin"/>
      </w:r>
      <w:r>
        <w:instrText xml:space="preserve"> ADDIN EN.CITE &lt;EndNote&gt;&lt;Cite&gt;&lt;Author&gt;Pachitariu&lt;/Author&gt;&lt;Year&gt;2024&lt;/Year&gt;&lt;RecNum&gt;3558&lt;/RecNum&gt;&lt;DisplayText&gt;(Pachitariu et al., 2024)&lt;/DisplayText&gt;&lt;record&gt;&lt;rec-number&gt;3558&lt;/rec-number&gt;&lt;foreign-keys&gt;&lt;key app="EN" db-id="5dp59vdti2f293estrn55zpla5rdts2xrvte" timestamp="1740433580" guid="ca92651e-7b52-42c5-b86f-99026f6f2bce"&gt;3558&lt;/key&gt;&lt;/foreign-keys&gt;&lt;ref-type name="Journal Article"&gt;17&lt;/ref-type&gt;&lt;contributors&gt;&lt;authors&gt;&lt;author&gt;Pachitariu, M.&lt;/author&gt;&lt;author&gt;Sridhar, S.&lt;/author&gt;&lt;author&gt;Pennington, J.&lt;/author&gt;&lt;author&gt;Stringer, C.&lt;/author&gt;&lt;/authors&gt;&lt;/contributors&gt;&lt;auth-address&gt;HHMI, Ashburn, VA, USA. pachitarium@hhmi.org.&amp;#xD;HHMI, Ashburn, VA, USA.&amp;#xD;Department of Ophthalmology, University Medical Center Göttingen, Göttingen, Germany.&amp;#xD;Department of Mathematics, Washington State University, Vancouver, WA, USA.&lt;/auth-address&gt;&lt;titles&gt;&lt;title&gt;Spike sorting with Kilosort4&lt;/title&gt;&lt;secondary-title&gt;Nat Methods&lt;/secondary-title&gt;&lt;/titles&gt;&lt;periodical&gt;&lt;full-title&gt;Nat Methods&lt;/full-title&gt;&lt;abbr-1&gt;Nature methods&lt;/abbr-1&gt;&lt;/periodical&gt;&lt;pages&gt;914-921&lt;/pages&gt;&lt;volume&gt;21&lt;/volume&gt;&lt;number&gt;5&lt;/number&gt;&lt;edition&gt;20240408&lt;/edition&gt;&lt;keywords&gt;&lt;keyword&gt;*Algorithms&lt;/keyword&gt;&lt;keyword&gt;*Action Potentials/physiology&lt;/keyword&gt;&lt;keyword&gt;*Neurons/physiology&lt;/keyword&gt;&lt;keyword&gt;*Models, Neurological&lt;/keyword&gt;&lt;keyword&gt;*Computer Simulation&lt;/keyword&gt;&lt;keyword&gt;Animals&lt;/keyword&gt;&lt;keyword&gt;Humans&lt;/keyword&gt;&lt;keyword&gt;Signal Processing, Computer-Assisted&lt;/keyword&gt;&lt;/keywords&gt;&lt;dates&gt;&lt;year&gt;2024&lt;/year&gt;&lt;pub-dates&gt;&lt;date&gt;May&lt;/date&gt;&lt;/pub-dates&gt;&lt;/dates&gt;&lt;isbn&gt;1548-7091 (Print)&amp;#xD;1548-7091&lt;/isbn&gt;&lt;accession-num&gt;38589517&lt;/accession-num&gt;&lt;urls&gt;&lt;/urls&gt;&lt;custom1&gt;The authors declare no competing interests.&lt;/custom1&gt;&lt;custom2&gt;PMC11093732&lt;/custom2&gt;&lt;electronic-resource-num&gt;10.1038/s41592-024-02232-7&lt;/electronic-resource-num&gt;&lt;remote-database-provider&gt;NLM&lt;/remote-database-provider&gt;&lt;language&gt;eng&lt;/language&gt;&lt;/record&gt;&lt;/Cite&gt;&lt;/EndNote&gt;</w:instrText>
      </w:r>
      <w:r>
        <w:fldChar w:fldCharType="separate"/>
      </w:r>
      <w:r w:rsidR="000920E1" w:rsidRPr="40919A1A">
        <w:rPr>
          <w:noProof/>
        </w:rPr>
        <w:t>(Pachitariu et al., 2024)</w:t>
      </w:r>
      <w:r>
        <w:fldChar w:fldCharType="end"/>
      </w:r>
      <w:r w:rsidR="003E45CA">
        <w:t>. Only single-units labelled ’good’ by</w:t>
      </w:r>
      <w:r w:rsidR="00C74C87">
        <w:t xml:space="preserve"> </w:t>
      </w:r>
      <w:proofErr w:type="spellStart"/>
      <w:r w:rsidR="003E45CA">
        <w:t>Kilosort</w:t>
      </w:r>
      <w:proofErr w:type="spellEnd"/>
      <w:r w:rsidR="003E45CA">
        <w:t xml:space="preserve"> 4.0 </w:t>
      </w:r>
      <w:del w:id="133" w:author="Craig Kelley" w:date="2025-06-04T15:27:00Z">
        <w:r w:rsidDel="003E45CA">
          <w:delText>with physiologically realistic inter-spike intervals</w:delText>
        </w:r>
      </w:del>
      <w:r w:rsidR="003E45CA">
        <w:t xml:space="preserve"> were used in further analysis.</w:t>
      </w:r>
      <w:ins w:id="134" w:author="Craig Kelley" w:date="2025-06-04T15:27:00Z">
        <w:r w:rsidR="2D0BFC02">
          <w:t xml:space="preserve">  All spike waveform templates </w:t>
        </w:r>
      </w:ins>
      <w:ins w:id="135" w:author="Craig Kelley" w:date="2025-06-04T15:28:00Z">
        <w:r w:rsidR="2D0BFC02">
          <w:t>and single-unit</w:t>
        </w:r>
      </w:ins>
      <w:r w:rsidR="003E45CA">
        <w:t xml:space="preserve"> </w:t>
      </w:r>
      <w:proofErr w:type="spellStart"/>
      <w:ins w:id="136" w:author="Craig Kelley" w:date="2025-06-04T15:28:00Z">
        <w:r w:rsidR="19065479">
          <w:t>autocorrelograms</w:t>
        </w:r>
        <w:proofErr w:type="spellEnd"/>
        <w:r w:rsidR="19065479">
          <w:t xml:space="preserve"> were visually inspected, and neurons with distorted waveform templates</w:t>
        </w:r>
      </w:ins>
      <w:ins w:id="137" w:author="Craig Kelley" w:date="2025-06-04T15:29:00Z">
        <w:r w:rsidR="19065479">
          <w:t xml:space="preserve">, physiologically unrealistic </w:t>
        </w:r>
        <w:r w:rsidR="41ABA774">
          <w:t xml:space="preserve">inter-spike intervals, </w:t>
        </w:r>
      </w:ins>
      <w:ins w:id="138" w:author="Craig Kelley" w:date="2025-06-04T19:04:00Z">
        <w:r w:rsidR="14A106E9">
          <w:t xml:space="preserve">or </w:t>
        </w:r>
      </w:ins>
      <w:ins w:id="139" w:author="Craig Kelley" w:date="2025-06-04T15:29:00Z">
        <w:r w:rsidR="41ABA774">
          <w:t>artifacts related to line noise</w:t>
        </w:r>
      </w:ins>
      <w:ins w:id="140" w:author="Craig Kelley" w:date="2025-06-04T15:30:00Z">
        <w:r w:rsidR="41ABA774">
          <w:t xml:space="preserve"> in </w:t>
        </w:r>
      </w:ins>
      <w:ins w:id="141" w:author="Craig Kelley" w:date="2025-06-04T19:04:00Z">
        <w:r w:rsidR="2810918C">
          <w:t>their</w:t>
        </w:r>
      </w:ins>
      <w:ins w:id="142" w:author="Craig Kelley" w:date="2025-06-04T15:30:00Z">
        <w:r w:rsidR="41ABA774">
          <w:t xml:space="preserve"> spiking activity were rejected f</w:t>
        </w:r>
      </w:ins>
      <w:ins w:id="143" w:author="Craig Kelley [2]" w:date="2025-07-01T15:44:00Z">
        <w:r w:rsidR="00AC69E3">
          <w:t>r</w:t>
        </w:r>
      </w:ins>
      <w:ins w:id="144" w:author="Craig Kelley" w:date="2025-06-04T15:30:00Z">
        <w:r w:rsidR="41ABA774">
          <w:t xml:space="preserve">om </w:t>
        </w:r>
        <w:r w:rsidR="484AFF6F">
          <w:t>further analysis.</w:t>
        </w:r>
      </w:ins>
      <w:ins w:id="145" w:author="Craig Kelley" w:date="2025-06-04T15:28:00Z">
        <w:r w:rsidR="19065479">
          <w:t xml:space="preserve">  </w:t>
        </w:r>
      </w:ins>
      <w:r w:rsidR="003E45CA">
        <w:t xml:space="preserve">Local field potentials (LFPs) were </w:t>
      </w:r>
      <w:proofErr w:type="spellStart"/>
      <w:r w:rsidR="003E45CA">
        <w:t>downsampled</w:t>
      </w:r>
      <w:proofErr w:type="spellEnd"/>
      <w:r w:rsidR="003E45CA">
        <w:t xml:space="preserve"> to 500 Hz after applying a fourth order Butterworth bandpass anti-aliasing filter with cutoff frequencies at 0.1 Hz and 100 Hz using forward and backward passes (MATLAB's </w:t>
      </w:r>
      <w:proofErr w:type="spellStart"/>
      <w:r w:rsidR="003E45CA" w:rsidRPr="40919A1A">
        <w:rPr>
          <w:i/>
          <w:iCs/>
        </w:rPr>
        <w:t>filtfilt</w:t>
      </w:r>
      <w:proofErr w:type="spellEnd"/>
      <w:r w:rsidR="003E45CA" w:rsidRPr="40919A1A">
        <w:rPr>
          <w:i/>
          <w:iCs/>
        </w:rPr>
        <w:t>)</w:t>
      </w:r>
      <w:r w:rsidR="003E45CA">
        <w:t xml:space="preserve">. </w:t>
      </w:r>
    </w:p>
    <w:p w14:paraId="545310C4" w14:textId="77777777" w:rsidR="00EB66ED" w:rsidRPr="00956F13" w:rsidRDefault="00EB66ED">
      <w:pPr>
        <w:rPr>
          <w:i/>
          <w:iCs/>
          <w:rPrChange w:id="146" w:author="Craig Kelley [2]" w:date="2025-07-01T17:25:00Z">
            <w:rPr/>
          </w:rPrChange>
        </w:rPr>
      </w:pPr>
    </w:p>
    <w:p w14:paraId="11B7042D" w14:textId="77777777" w:rsidR="00EB66ED" w:rsidRPr="00956F13" w:rsidRDefault="003E45CA">
      <w:pPr>
        <w:rPr>
          <w:b/>
          <w:i/>
          <w:iCs/>
          <w:rPrChange w:id="147" w:author="Craig Kelley [2]" w:date="2025-07-01T17:25:00Z">
            <w:rPr>
              <w:b/>
            </w:rPr>
          </w:rPrChange>
        </w:rPr>
      </w:pPr>
      <w:r w:rsidRPr="00956F13">
        <w:rPr>
          <w:b/>
          <w:i/>
          <w:iCs/>
          <w:rPrChange w:id="148" w:author="Craig Kelley [2]" w:date="2025-07-01T17:25:00Z">
            <w:rPr>
              <w:b/>
            </w:rPr>
          </w:rPrChange>
        </w:rPr>
        <w:t>Analysis</w:t>
      </w:r>
    </w:p>
    <w:p w14:paraId="3527E513" w14:textId="70DC2BA1" w:rsidR="00EB66ED" w:rsidRPr="00BB3ED6" w:rsidRDefault="00F37F8A" w:rsidP="00165FEF">
      <w:pPr>
        <w:jc w:val="both"/>
        <w:rPr>
          <w:lang w:val="en-US"/>
        </w:rPr>
      </w:pPr>
      <w:r w:rsidRPr="40919A1A">
        <w:rPr>
          <w:lang w:val="en-US"/>
        </w:rPr>
        <w:t>Individual neurons</w:t>
      </w:r>
      <w:r w:rsidR="003E45CA" w:rsidRPr="40919A1A">
        <w:rPr>
          <w:lang w:val="en-US"/>
        </w:rPr>
        <w:t xml:space="preserve"> were classified by their waveform templates identified by </w:t>
      </w:r>
      <w:proofErr w:type="spellStart"/>
      <w:r w:rsidR="003E45CA" w:rsidRPr="40919A1A">
        <w:rPr>
          <w:lang w:val="en-US"/>
        </w:rPr>
        <w:t>Kilosort</w:t>
      </w:r>
      <w:proofErr w:type="spellEnd"/>
      <w:r w:rsidR="003E45CA" w:rsidRPr="40919A1A">
        <w:rPr>
          <w:lang w:val="en-US"/>
        </w:rPr>
        <w:t xml:space="preserve"> 4.0. Positive spiking units, characterized by positive deflections in the extracellular waveform and likely representing axonal spikes, and triphasic spiking units, characterized by small positive deflections preceding larger negative deflections and likely representing dendritic spikes, were not included in further analyses </w:t>
      </w:r>
      <w:r>
        <w:fldChar w:fldCharType="begin">
          <w:fldData xml:space="preserve">PEVuZE5vdGU+PENpdGU+PEF1dGhvcj5KdW5nPC9BdXRob3I+PFllYXI+MjAyMzwvWWVhcj48UmVj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</w:fldData>
        </w:fldChar>
      </w:r>
      <w:r>
        <w:instrText xml:space="preserve"> ADDIN EN.CITE </w:instrText>
      </w:r>
      <w:r>
        <w:fldChar w:fldCharType="begin">
          <w:fldData xml:space="preserve">PEVuZE5vdGU+PENpdGU+PEF1dGhvcj5KdW5nPC9BdXRob3I+PFllYXI+MjAyMzwvWWVhcj48UmVj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</w:fldData>
        </w:fldChar>
      </w:r>
      <w:r>
        <w:instrText xml:space="preserve"> ADDIN EN.CITE.DATA </w:instrText>
      </w:r>
      <w:r>
        <w:fldChar w:fldCharType="end"/>
      </w:r>
      <w:r>
        <w:fldChar w:fldCharType="separate"/>
      </w:r>
      <w:r w:rsidR="000920E1" w:rsidRPr="40919A1A">
        <w:rPr>
          <w:noProof/>
          <w:lang w:val="en-US"/>
        </w:rPr>
        <w:t>(Jung et al., 2023; Someck et al., 2023)</w:t>
      </w:r>
      <w:r>
        <w:fldChar w:fldCharType="end"/>
      </w:r>
      <w:r w:rsidR="003E45CA" w:rsidRPr="40919A1A">
        <w:rPr>
          <w:lang w:val="en-US"/>
        </w:rPr>
        <w:t>. The remaining units were classified as regular spiking (RS) and fast spiking (FS) units based on the action potential width and the time between the trough and subsequent peak of the waveform template using k-means clustering (</w:t>
      </w:r>
      <w:r w:rsidR="003E45CA" w:rsidRPr="40919A1A">
        <w:rPr>
          <w:b/>
          <w:bCs/>
          <w:lang w:val="en-US"/>
        </w:rPr>
        <w:t xml:space="preserve">Fig. </w:t>
      </w:r>
      <w:r w:rsidR="19BDE51A" w:rsidRPr="40919A1A">
        <w:rPr>
          <w:b/>
          <w:bCs/>
          <w:lang w:val="en-US"/>
        </w:rPr>
        <w:t>2</w:t>
      </w:r>
      <w:r w:rsidR="003E45CA" w:rsidRPr="40919A1A">
        <w:rPr>
          <w:b/>
          <w:bCs/>
          <w:lang w:val="en-US"/>
        </w:rPr>
        <w:t>C</w:t>
      </w:r>
      <w:r w:rsidR="003E45CA" w:rsidRPr="40919A1A">
        <w:rPr>
          <w:lang w:val="en-US"/>
        </w:rPr>
        <w:t xml:space="preserve">) </w:t>
      </w:r>
      <w:r>
        <w:fldChar w:fldCharType="begin">
          <w:fldData xml:space="preserve">PEVuZE5vdGU+PENpdGU+PEF1dGhvcj5MaXU8L0F1dGhvcj48WWVhcj4yMDI0PC9ZZWFyPjxSZWNO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</w:fldData>
        </w:fldChar>
      </w:r>
      <w:r>
        <w:instrText xml:space="preserve"> ADDIN EN.CITE </w:instrText>
      </w:r>
      <w:r>
        <w:fldChar w:fldCharType="begin">
          <w:fldData xml:space="preserve">PEVuZE5vdGU+PENpdGU+PEF1dGhvcj5MaXU8L0F1dGhvcj48WWVhcj4yMDI0PC9ZZWFyPjxSZWNO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</w:fldData>
        </w:fldChar>
      </w:r>
      <w:r>
        <w:instrText xml:space="preserve"> ADDIN EN.CITE.DATA </w:instrText>
      </w:r>
      <w:r>
        <w:fldChar w:fldCharType="end"/>
      </w:r>
      <w:r>
        <w:fldChar w:fldCharType="separate"/>
      </w:r>
      <w:r w:rsidR="000920E1" w:rsidRPr="40919A1A">
        <w:rPr>
          <w:noProof/>
          <w:lang w:val="en-US"/>
        </w:rPr>
        <w:t>(Hocker et al., 2021; Liu et al., 2024)</w:t>
      </w:r>
      <w:r>
        <w:fldChar w:fldCharType="end"/>
      </w:r>
      <w:r w:rsidR="003E45CA" w:rsidRPr="40919A1A">
        <w:rPr>
          <w:lang w:val="en-US"/>
        </w:rPr>
        <w:t xml:space="preserve">. Peristimulus time histograms and firing rates were computed using 50 </w:t>
      </w:r>
      <w:proofErr w:type="spellStart"/>
      <w:r w:rsidR="003E45CA" w:rsidRPr="40919A1A">
        <w:rPr>
          <w:lang w:val="en-US"/>
        </w:rPr>
        <w:t>ms</w:t>
      </w:r>
      <w:proofErr w:type="spellEnd"/>
      <w:r w:rsidR="003E45CA" w:rsidRPr="40919A1A">
        <w:rPr>
          <w:lang w:val="en-US"/>
        </w:rPr>
        <w:t xml:space="preserve"> non-overlapping bins. Baseline </w:t>
      </w:r>
      <w:proofErr w:type="spellStart"/>
      <w:r w:rsidR="003E45CA" w:rsidRPr="40919A1A">
        <w:rPr>
          <w:lang w:val="en-US"/>
        </w:rPr>
        <w:t>multitaper</w:t>
      </w:r>
      <w:proofErr w:type="spellEnd"/>
      <w:r w:rsidR="003E45CA" w:rsidRPr="40919A1A">
        <w:rPr>
          <w:lang w:val="en-US"/>
        </w:rPr>
        <w:t xml:space="preserve"> LFP spectra (time-bandwidth product 5, 9 tapers) were computed using the </w:t>
      </w:r>
      <w:proofErr w:type="spellStart"/>
      <w:r w:rsidR="003E45CA" w:rsidRPr="40919A1A">
        <w:rPr>
          <w:lang w:val="en-US"/>
        </w:rPr>
        <w:t>Chronux</w:t>
      </w:r>
      <w:proofErr w:type="spellEnd"/>
      <w:r w:rsidR="003E45CA" w:rsidRPr="40919A1A">
        <w:rPr>
          <w:lang w:val="en-US"/>
        </w:rPr>
        <w:t xml:space="preserve"> toolbox (</w:t>
      </w:r>
      <w:hyperlink r:id="rId12">
        <w:r w:rsidR="003E45CA" w:rsidRPr="40919A1A">
          <w:rPr>
            <w:color w:val="1155CC"/>
            <w:u w:val="single"/>
            <w:lang w:val="en-US"/>
          </w:rPr>
          <w:t>http://chronux.org/</w:t>
        </w:r>
      </w:hyperlink>
      <w:r w:rsidR="003E45CA" w:rsidRPr="40919A1A">
        <w:rPr>
          <w:lang w:val="en-US"/>
        </w:rPr>
        <w:t>)</w:t>
      </w:r>
      <w:r w:rsidR="00875507" w:rsidRPr="40919A1A">
        <w:rPr>
          <w:lang w:val="en-US"/>
        </w:rPr>
        <w:t xml:space="preserve"> </w:t>
      </w:r>
      <w:r>
        <w:fldChar w:fldCharType="begin"/>
      </w:r>
      <w:r>
        <w:instrText xml:space="preserve"> ADDIN EN.CITE &lt;EndNote&gt;&lt;Cite&gt;&lt;Author&gt;Mitra&lt;/Author&gt;&lt;Year&gt;2007&lt;/Year&gt;&lt;RecNum&gt;3561&lt;/RecNum&gt;&lt;DisplayText&gt;(Mitra and Bokil, 2007)&lt;/DisplayText&gt;&lt;record&gt;&lt;rec-number&gt;3561&lt;/rec-number&gt;&lt;foreign-keys&gt;&lt;key app="EN" db-id="5dp59vdti2f293estrn55zpla5rdts2xrvte" timestamp="1740435095" guid="8db75697-2546-4827-8b91-6940f6deab34"&gt;3561&lt;/key&gt;&lt;/foreign-keys&gt;&lt;ref-type name="Electronic Book"&gt;44&lt;/ref-type&gt;&lt;contributors&gt;&lt;authors&gt;&lt;author&gt;Mitra, Partha&lt;/author&gt;&lt;author&gt;Bokil, Hemant&lt;/author&gt;&lt;/authors&gt;&lt;/contributors&gt;&lt;titles&gt;&lt;title&gt;Observed Brain Dynamics&lt;/title&gt;&lt;/titles&gt;&lt;dates&gt;&lt;year&gt;2007&lt;/year&gt;&lt;/dates&gt;&lt;publisher&gt;Oxford University Press&lt;/publisher&gt;&lt;isbn&gt;9780195178081&lt;/isbn&gt;&lt;urls&gt;&lt;related-urls&gt;&lt;url&gt;https://doi.org/10.1093/acprof:oso/9780195178081.001.0001&lt;/url&gt;&lt;/related-urls&gt;&lt;/urls&gt;&lt;electronic-resource-num&gt;10.1093/acprof:oso/9780195178081.001.0001&lt;/electronic-resource-num&gt;&lt;access-date&gt;2/24/2025&lt;/access-date&gt;&lt;/record&gt;&lt;/Cite&gt;&lt;/EndNote&gt;</w:instrText>
      </w:r>
      <w:r>
        <w:fldChar w:fldCharType="separate"/>
      </w:r>
      <w:r w:rsidR="000920E1" w:rsidRPr="40919A1A">
        <w:rPr>
          <w:noProof/>
          <w:lang w:val="en-US"/>
        </w:rPr>
        <w:t>(Mitra and Bokil, 2007)</w:t>
      </w:r>
      <w:r>
        <w:fldChar w:fldCharType="end"/>
      </w:r>
      <w:r w:rsidR="003E45CA" w:rsidRPr="40919A1A">
        <w:rPr>
          <w:lang w:val="en-US"/>
        </w:rPr>
        <w:t>.</w:t>
      </w:r>
      <w:r w:rsidR="7A570962" w:rsidRPr="40919A1A">
        <w:rPr>
          <w:lang w:val="en-US"/>
        </w:rPr>
        <w:t xml:space="preserve"> We also analyzed the aperiodic (</w:t>
      </w:r>
      <w:r w:rsidR="0E7ECC8D" w:rsidRPr="40919A1A">
        <w:rPr>
          <w:lang w:val="en-US"/>
        </w:rPr>
        <w:t xml:space="preserve">1/f-like dynamics) and periodic (local peaks in the spectrum) </w:t>
      </w:r>
      <w:r w:rsidR="2E98D9D1" w:rsidRPr="40919A1A">
        <w:rPr>
          <w:lang w:val="en-US"/>
        </w:rPr>
        <w:t xml:space="preserve">components </w:t>
      </w:r>
      <w:r w:rsidR="686FD739" w:rsidRPr="40919A1A">
        <w:rPr>
          <w:lang w:val="en-US"/>
        </w:rPr>
        <w:t>of average</w:t>
      </w:r>
      <w:r w:rsidR="6450FF92" w:rsidRPr="40919A1A">
        <w:rPr>
          <w:lang w:val="en-US"/>
        </w:rPr>
        <w:t>d</w:t>
      </w:r>
      <w:r w:rsidR="686FD739" w:rsidRPr="40919A1A">
        <w:rPr>
          <w:lang w:val="en-US"/>
        </w:rPr>
        <w:t xml:space="preserve"> spectrograms</w:t>
      </w:r>
      <w:r w:rsidR="489C903E" w:rsidRPr="40919A1A">
        <w:rPr>
          <w:lang w:val="en-US"/>
        </w:rPr>
        <w:t xml:space="preserve"> </w:t>
      </w:r>
      <w:r w:rsidR="686FD739" w:rsidRPr="40919A1A">
        <w:rPr>
          <w:lang w:val="en-US"/>
        </w:rPr>
        <w:t xml:space="preserve">using an algorithm developed by </w:t>
      </w:r>
      <w:r w:rsidRPr="40919A1A">
        <w:rPr>
          <w:lang w:val="en-US"/>
        </w:rPr>
        <w:fldChar w:fldCharType="begin"/>
      </w:r>
      <w:r w:rsidRPr="40919A1A">
        <w:rPr>
          <w:lang w:val="en-US"/>
        </w:rPr>
        <w:instrText xml:space="preserve"> ADDIN EN.CITE &lt;EndNote&gt;&lt;Cite AuthorYear="1"&gt;&lt;Author&gt;Donoghue&lt;/Author&gt;&lt;Year&gt;2020&lt;/Year&gt;&lt;RecNum&gt;2746&lt;/RecNum&gt;&lt;DisplayText&gt;Donoghue et al. (2020)&lt;/DisplayText&gt;&lt;record&gt;&lt;rec-number&gt;2746&lt;/rec-number&gt;&lt;foreign-keys&gt;&lt;key app="EN" db-id="5dp59vdti2f293estrn55zpla5rdts2xrvte" timestamp="1689085948" guid="b522f1ff-6b09-45dc-9510-b4c8df2176cc"&gt;2746&lt;/key&gt;&lt;/foreign-keys&gt;&lt;ref-type name="Journal Article"&gt;17&lt;/ref-type&gt;&lt;contributors&gt;&lt;authors&gt;&lt;author&gt;Donoghue, Thomas&lt;/author&gt;&lt;author&gt;Haller, Matar&lt;/author&gt;&lt;author&gt;Peterson, Erik J.&lt;/author&gt;&lt;author&gt;Varma, Paroma&lt;/author&gt;&lt;author&gt;Sebastian, Priyadarshini&lt;/author&gt;&lt;author&gt;Gao, Richard&lt;/author&gt;&lt;author&gt;Noto, Torben&lt;/author&gt;&lt;author&gt;Lara, Antonio H.&lt;/author&gt;&lt;author&gt;Wallis, Joni D.&lt;/author&gt;&lt;author&gt;Knight, Robert T.&lt;/author&gt;&lt;author&gt;Shestyuk, Avgusta&lt;/author&gt;&lt;author&gt;Voytek, Bradley&lt;/author&gt;&lt;/authors&gt;&lt;/contributors&gt;&lt;titles&gt;&lt;title&gt;Parameterizing neural power spectra into periodic and aperiodic components&lt;/title&gt;&lt;secondary-title&gt;Nature Neuroscience&lt;/secondary-title&gt;&lt;/titles&gt;&lt;periodical&gt;&lt;full-title&gt;Nature Neuroscience&lt;/full-title&gt;&lt;/periodical&gt;&lt;pages&gt;1655-1665&lt;/pages&gt;&lt;volume&gt;23&lt;/volume&gt;&lt;number&gt;12&lt;/number&gt;&lt;dates&gt;&lt;year&gt;2020&lt;/year&gt;&lt;pub-dates&gt;&lt;date&gt;2020/12/01&lt;/date&gt;&lt;/pub-dates&gt;&lt;/dates&gt;&lt;isbn&gt;1546-1726&lt;/isbn&gt;&lt;urls&gt;&lt;related-urls&gt;&lt;url&gt;https://doi.org/10.1038/s41593-020-00744-x&lt;/url&gt;&lt;/related-urls&gt;&lt;/urls&gt;&lt;electronic-resource-num&gt;10.1038/s41593-020-00744-x&lt;/electronic-resource-num&gt;&lt;/record&gt;&lt;/Cite&gt;&lt;/EndNote&gt;</w:instrText>
      </w:r>
      <w:r w:rsidRPr="40919A1A">
        <w:rPr>
          <w:lang w:val="en-US"/>
        </w:rPr>
        <w:fldChar w:fldCharType="separate"/>
      </w:r>
      <w:r w:rsidR="00165FEF" w:rsidRPr="40919A1A">
        <w:rPr>
          <w:noProof/>
          <w:lang w:val="en-US"/>
        </w:rPr>
        <w:t>Donoghue et al. (2020)</w:t>
      </w:r>
      <w:r w:rsidRPr="40919A1A">
        <w:rPr>
          <w:lang w:val="en-US"/>
        </w:rPr>
        <w:fldChar w:fldCharType="end"/>
      </w:r>
      <w:r w:rsidR="686FD739" w:rsidRPr="40919A1A">
        <w:rPr>
          <w:lang w:val="en-US"/>
        </w:rPr>
        <w:t xml:space="preserve"> (</w:t>
      </w:r>
      <w:hyperlink r:id="rId13">
        <w:r w:rsidR="686FD739" w:rsidRPr="40919A1A">
          <w:rPr>
            <w:rStyle w:val="Hyperlink"/>
            <w:lang w:val="en-US"/>
          </w:rPr>
          <w:t>https://github.com/fooof-tools/fooof</w:t>
        </w:r>
      </w:hyperlink>
      <w:r w:rsidR="56A04C9D" w:rsidRPr="40919A1A">
        <w:rPr>
          <w:lang w:val="en-US"/>
        </w:rPr>
        <w:t>)</w:t>
      </w:r>
      <w:r w:rsidR="686FD739" w:rsidRPr="40919A1A">
        <w:rPr>
          <w:lang w:val="en-US"/>
        </w:rPr>
        <w:t xml:space="preserve">.  </w:t>
      </w:r>
      <w:r w:rsidR="29B295BD" w:rsidRPr="40919A1A">
        <w:rPr>
          <w:lang w:val="en-US"/>
        </w:rPr>
        <w:t xml:space="preserve">For each session, </w:t>
      </w:r>
      <w:r w:rsidR="728EFB60" w:rsidRPr="40919A1A">
        <w:rPr>
          <w:lang w:val="en-US"/>
        </w:rPr>
        <w:t xml:space="preserve">we </w:t>
      </w:r>
      <w:r w:rsidR="29B295BD" w:rsidRPr="40919A1A">
        <w:rPr>
          <w:lang w:val="en-US"/>
        </w:rPr>
        <w:t>average</w:t>
      </w:r>
      <w:r w:rsidR="54336482" w:rsidRPr="40919A1A">
        <w:rPr>
          <w:lang w:val="en-US"/>
        </w:rPr>
        <w:t>d</w:t>
      </w:r>
      <w:r w:rsidR="29B295BD" w:rsidRPr="40919A1A">
        <w:rPr>
          <w:lang w:val="en-US"/>
        </w:rPr>
        <w:t xml:space="preserve"> baseline LFP spectr</w:t>
      </w:r>
      <w:r w:rsidR="3BD0AA1E" w:rsidRPr="40919A1A">
        <w:rPr>
          <w:lang w:val="en-US"/>
        </w:rPr>
        <w:t>a</w:t>
      </w:r>
      <w:r w:rsidR="29B295BD" w:rsidRPr="40919A1A">
        <w:rPr>
          <w:lang w:val="en-US"/>
        </w:rPr>
        <w:t xml:space="preserve"> across trials of each outcome</w:t>
      </w:r>
      <w:r w:rsidR="47FCC251" w:rsidRPr="40919A1A">
        <w:rPr>
          <w:lang w:val="en-US"/>
        </w:rPr>
        <w:t>, identified local peaks in the</w:t>
      </w:r>
      <w:r w:rsidR="29B295BD" w:rsidRPr="40919A1A">
        <w:rPr>
          <w:lang w:val="en-US"/>
        </w:rPr>
        <w:t xml:space="preserve"> </w:t>
      </w:r>
      <w:r w:rsidR="2AA81262" w:rsidRPr="40919A1A">
        <w:rPr>
          <w:lang w:val="en-US"/>
        </w:rPr>
        <w:t>average</w:t>
      </w:r>
      <w:r w:rsidR="516C2D99" w:rsidRPr="40919A1A">
        <w:rPr>
          <w:lang w:val="en-US"/>
        </w:rPr>
        <w:t>d</w:t>
      </w:r>
      <w:r w:rsidR="2AA81262" w:rsidRPr="40919A1A">
        <w:rPr>
          <w:lang w:val="en-US"/>
        </w:rPr>
        <w:t xml:space="preserve"> spectr</w:t>
      </w:r>
      <w:r w:rsidR="13EAA44A" w:rsidRPr="40919A1A">
        <w:rPr>
          <w:lang w:val="en-US"/>
        </w:rPr>
        <w:t>a</w:t>
      </w:r>
      <w:r w:rsidR="2AA81262" w:rsidRPr="40919A1A">
        <w:rPr>
          <w:lang w:val="en-US"/>
        </w:rPr>
        <w:t xml:space="preserve">, </w:t>
      </w:r>
      <w:r w:rsidR="29B295BD" w:rsidRPr="40919A1A">
        <w:rPr>
          <w:lang w:val="en-US"/>
        </w:rPr>
        <w:t>and</w:t>
      </w:r>
      <w:r w:rsidR="55C67969" w:rsidRPr="40919A1A">
        <w:rPr>
          <w:lang w:val="en-US"/>
        </w:rPr>
        <w:t xml:space="preserve"> computed</w:t>
      </w:r>
      <w:r w:rsidR="29B295BD" w:rsidRPr="40919A1A">
        <w:rPr>
          <w:lang w:val="en-US"/>
        </w:rPr>
        <w:t xml:space="preserve"> the</w:t>
      </w:r>
      <w:r w:rsidR="1D2D446D" w:rsidRPr="40919A1A">
        <w:rPr>
          <w:lang w:val="en-US"/>
        </w:rPr>
        <w:t xml:space="preserve"> relative power (to the rest of the spectrum) and bandwidth of those peaks.</w:t>
      </w:r>
    </w:p>
    <w:p w14:paraId="568BE29E" w14:textId="77777777" w:rsidR="00EB66ED" w:rsidRPr="00BB3ED6" w:rsidRDefault="00EB66ED"/>
    <w:p w14:paraId="42F41B94" w14:textId="36BB672B" w:rsidR="00EB66ED" w:rsidRDefault="6B447F63" w:rsidP="40919A1A">
      <w:pPr>
        <w:jc w:val="both"/>
        <w:rPr>
          <w:lang w:val="en-US"/>
        </w:rPr>
      </w:pPr>
      <w:ins w:id="149" w:author="Craig Kelley" w:date="2025-06-05T13:24:00Z">
        <w:r w:rsidRPr="46B18DD8">
          <w:rPr>
            <w:lang w:val="en-US"/>
          </w:rPr>
          <w:t>To identify neurons whose baseline activity was significantly modulated by alpha phase,</w:t>
        </w:r>
      </w:ins>
      <w:ins w:id="150" w:author="Craig Kelley" w:date="2025-06-05T13:23:00Z">
        <w:r w:rsidR="70E34AEF" w:rsidRPr="46B18DD8">
          <w:rPr>
            <w:lang w:val="en-US"/>
          </w:rPr>
          <w:t xml:space="preserve"> </w:t>
        </w:r>
      </w:ins>
      <w:del w:id="151" w:author="Craig Kelley" w:date="2025-06-05T13:23:00Z">
        <w:r w:rsidR="003E45CA" w:rsidRPr="46B18DD8" w:rsidDel="003E45CA">
          <w:rPr>
            <w:lang w:val="en-US"/>
          </w:rPr>
          <w:delText>A</w:delText>
        </w:r>
      </w:del>
      <w:ins w:id="152" w:author="Craig Kelley" w:date="2025-06-05T13:24:00Z">
        <w:r w:rsidR="5601E335" w:rsidRPr="46B18DD8">
          <w:rPr>
            <w:lang w:val="en-US"/>
          </w:rPr>
          <w:t>we first</w:t>
        </w:r>
      </w:ins>
      <w:ins w:id="153" w:author="Craig Kelley" w:date="2025-06-05T13:25:00Z">
        <w:r w:rsidR="5601E335" w:rsidRPr="46B18DD8">
          <w:rPr>
            <w:lang w:val="en-US"/>
          </w:rPr>
          <w:t xml:space="preserve"> isolated</w:t>
        </w:r>
      </w:ins>
      <w:ins w:id="154" w:author="Craig Kelley" w:date="2025-06-05T13:24:00Z">
        <w:r w:rsidR="5601E335" w:rsidRPr="46B18DD8">
          <w:rPr>
            <w:lang w:val="en-US"/>
          </w:rPr>
          <w:t xml:space="preserve"> </w:t>
        </w:r>
      </w:ins>
      <w:ins w:id="155" w:author="Craig Kelley" w:date="2025-06-05T13:23:00Z">
        <w:r w:rsidR="2DB663AA" w:rsidRPr="46B18DD8">
          <w:rPr>
            <w:lang w:val="en-US"/>
          </w:rPr>
          <w:t>a</w:t>
        </w:r>
      </w:ins>
      <w:r w:rsidR="003E45CA" w:rsidRPr="46B18DD8">
        <w:rPr>
          <w:lang w:val="en-US"/>
        </w:rPr>
        <w:t xml:space="preserve">lpha band activity in the LFP </w:t>
      </w:r>
      <w:ins w:id="156" w:author="Craig Kelley" w:date="2025-06-05T13:23:00Z">
        <w:r w:rsidR="4C677423" w:rsidRPr="46B18DD8">
          <w:rPr>
            <w:lang w:val="en-US"/>
          </w:rPr>
          <w:t>on each electrode where a single-unit</w:t>
        </w:r>
      </w:ins>
      <w:ins w:id="157" w:author="Craig Kelley" w:date="2025-06-05T13:25:00Z">
        <w:r w:rsidR="119A12A8" w:rsidRPr="46B18DD8">
          <w:rPr>
            <w:lang w:val="en-US"/>
          </w:rPr>
          <w:t xml:space="preserve"> was recorded</w:t>
        </w:r>
      </w:ins>
      <w:ins w:id="158" w:author="Craig Kelley" w:date="2025-06-05T13:23:00Z">
        <w:r w:rsidR="4C677423" w:rsidRPr="46B18DD8">
          <w:rPr>
            <w:lang w:val="en-US"/>
          </w:rPr>
          <w:t xml:space="preserve"> </w:t>
        </w:r>
      </w:ins>
      <w:del w:id="159" w:author="Craig Kelley" w:date="2025-06-05T13:25:00Z">
        <w:r w:rsidR="003E45CA" w:rsidRPr="46B18DD8" w:rsidDel="003E45CA">
          <w:rPr>
            <w:lang w:val="en-US"/>
          </w:rPr>
          <w:delText xml:space="preserve">was </w:delText>
        </w:r>
      </w:del>
      <w:del w:id="160" w:author="Craig Kelley" w:date="2025-06-05T13:24:00Z">
        <w:r w:rsidR="003E45CA" w:rsidRPr="46B18DD8" w:rsidDel="003E45CA">
          <w:rPr>
            <w:lang w:val="en-US"/>
          </w:rPr>
          <w:delText>isolated</w:delText>
        </w:r>
      </w:del>
      <w:r w:rsidR="003E45CA" w:rsidRPr="46B18DD8">
        <w:rPr>
          <w:lang w:val="en-US"/>
        </w:rPr>
        <w:t xml:space="preserve"> by bandpass filtering the raw LFP signal from 8 to 12 Hz with a fourth order </w:t>
      </w:r>
      <w:r w:rsidR="00CB0E39" w:rsidRPr="46B18DD8">
        <w:rPr>
          <w:lang w:val="en-US"/>
        </w:rPr>
        <w:t xml:space="preserve">non-causal </w:t>
      </w:r>
      <w:r w:rsidR="003E45CA" w:rsidRPr="46B18DD8">
        <w:rPr>
          <w:lang w:val="en-US"/>
        </w:rPr>
        <w:t xml:space="preserve">Butterworth filter (MATLAB's </w:t>
      </w:r>
      <w:proofErr w:type="spellStart"/>
      <w:r w:rsidR="003E45CA" w:rsidRPr="46B18DD8">
        <w:rPr>
          <w:i/>
          <w:iCs/>
          <w:lang w:val="en-US"/>
        </w:rPr>
        <w:t>filtfilt</w:t>
      </w:r>
      <w:proofErr w:type="spellEnd"/>
      <w:r w:rsidR="003E45CA" w:rsidRPr="46B18DD8">
        <w:rPr>
          <w:i/>
          <w:iCs/>
          <w:lang w:val="en-US"/>
        </w:rPr>
        <w:t>)</w:t>
      </w:r>
      <w:r w:rsidR="003E45CA" w:rsidRPr="46B18DD8">
        <w:rPr>
          <w:lang w:val="en-US"/>
        </w:rPr>
        <w:t xml:space="preserve"> to avoid imposing spurious phase shifts. The instantaneous phase of the alpha band was computed using the Hilbert transform. S</w:t>
      </w:r>
      <w:ins w:id="161" w:author="Craig Kelley" w:date="2025-06-05T13:26:00Z">
        <w:r w:rsidR="25CC2B86" w:rsidRPr="46B18DD8">
          <w:rPr>
            <w:lang w:val="en-US"/>
          </w:rPr>
          <w:t>ingle-unit s</w:t>
        </w:r>
      </w:ins>
      <w:r w:rsidR="003E45CA" w:rsidRPr="46B18DD8">
        <w:rPr>
          <w:lang w:val="en-US"/>
        </w:rPr>
        <w:t xml:space="preserve">pikes were then registered to the instantaneous phase of alpha on the electrode where the spike waveform produced the greatest deflection. </w:t>
      </w:r>
      <w:del w:id="162" w:author="Craig Kelley [2]" w:date="2025-07-01T15:46:00Z">
        <w:r w:rsidR="003E45CA" w:rsidRPr="46B18DD8" w:rsidDel="00AC69E3">
          <w:rPr>
            <w:lang w:val="en-US"/>
          </w:rPr>
          <w:delText>T</w:delText>
        </w:r>
      </w:del>
      <w:del w:id="163" w:author="Craig Kelley" w:date="2025-06-05T13:26:00Z">
        <w:r w:rsidR="003E45CA" w:rsidRPr="46B18DD8" w:rsidDel="003E45CA">
          <w:rPr>
            <w:lang w:val="en-US"/>
          </w:rPr>
          <w:delText>o identify neurons whose baseline activity was significantly modulated by alpha phase, w</w:delText>
        </w:r>
      </w:del>
      <w:ins w:id="164" w:author="Craig Kelley" w:date="2025-06-05T13:26:00Z">
        <w:r w:rsidR="43475DF7" w:rsidRPr="46B18DD8">
          <w:rPr>
            <w:lang w:val="en-US"/>
          </w:rPr>
          <w:t>W</w:t>
        </w:r>
      </w:ins>
      <w:r w:rsidR="003E45CA" w:rsidRPr="46B18DD8">
        <w:rPr>
          <w:lang w:val="en-US"/>
        </w:rPr>
        <w:t>e</w:t>
      </w:r>
      <w:ins w:id="165" w:author="Craig Kelley" w:date="2025-06-05T13:26:00Z">
        <w:r w:rsidR="24BABF70" w:rsidRPr="46B18DD8">
          <w:rPr>
            <w:lang w:val="en-US"/>
          </w:rPr>
          <w:t xml:space="preserve"> then</w:t>
        </w:r>
      </w:ins>
      <w:r w:rsidR="003E45CA" w:rsidRPr="46B18DD8">
        <w:rPr>
          <w:lang w:val="en-US"/>
        </w:rPr>
        <w:t xml:space="preserve"> pooled the instantaneous phases of all baseline (3 s before stimulus) spikes across the session and used Rayleigh’s test for non-uniformity </w:t>
      </w:r>
      <w:r w:rsidR="003E45CA">
        <w:fldChar w:fldCharType="begin"/>
      </w:r>
      <w:r w:rsidR="003E45CA">
        <w:instrText xml:space="preserve"> ADDIN EN.CITE &lt;EndNote&gt;&lt;Cite&gt;&lt;Author&gt;Fisher&lt;/Author&gt;&lt;Year&gt;1993&lt;/Year&gt;&lt;RecNum&gt;3562&lt;/RecNum&gt;&lt;DisplayText&gt;(Fisher, 1993)&lt;/DisplayText&gt;&lt;record&gt;&lt;rec-number&gt;3562&lt;/rec-number&gt;&lt;foreign-keys&gt;&lt;key app="EN" db-id="5dp59vdti2f293estrn55zpla5rdts2xrvte" timestamp="1740435201" guid="f6fccbec-2bc0-4cc5-9213-9e6520834b8c"&gt;3562&lt;/key&gt;&lt;/foreign-keys&gt;&lt;ref-type name="Book"&gt;6&lt;/ref-type&gt;&lt;contributors&gt;&lt;authors&gt;&lt;author&gt;Fisher, N. I.&lt;/author&gt;&lt;/authors&gt;&lt;/contributors&gt;&lt;titles&gt;&lt;title&gt;Statistical Analysis of Circular Data&lt;/title&gt;&lt;/titles&gt;&lt;dates&gt;&lt;year&gt;1993&lt;/year&gt;&lt;/dates&gt;&lt;pub-location&gt;Cambridge&lt;/pub-location&gt;&lt;publisher&gt;Cambridge University Press&lt;/publisher&gt;&lt;isbn&gt;9780521568906&lt;/isbn&gt;&lt;urls&gt;&lt;related-urls&gt;&lt;url&gt;https://www.cambridge.org/core/product/324A46F3941A5CD641ED0B0910B2C33F&lt;/url&gt;&lt;/related-urls&gt;&lt;/urls&gt;&lt;electronic-resource-num&gt;DOI: 10.1017/CBO9780511564345&lt;/electronic-resource-num&gt;&lt;remote-database-name&gt;Cambridge Core&lt;/remote-database-name&gt;&lt;remote-database-provider&gt;Cambridge University Press&lt;/remote-database-provider&gt;&lt;/record&gt;&lt;/Cite&gt;&lt;/EndNote&gt;</w:instrText>
      </w:r>
      <w:r w:rsidR="003E45CA">
        <w:fldChar w:fldCharType="separate"/>
      </w:r>
      <w:r w:rsidR="000920E1" w:rsidRPr="46B18DD8">
        <w:rPr>
          <w:noProof/>
          <w:lang w:val="en-US"/>
        </w:rPr>
        <w:t>(Fisher, 1993)</w:t>
      </w:r>
      <w:r w:rsidR="003E45CA">
        <w:fldChar w:fldCharType="end"/>
      </w:r>
      <w:r w:rsidR="003E45CA" w:rsidRPr="46B18DD8">
        <w:rPr>
          <w:lang w:val="en-US"/>
        </w:rPr>
        <w:t xml:space="preserve">. Units were considered significantly </w:t>
      </w:r>
      <w:del w:id="166" w:author="Craig Kelley" w:date="2025-06-23T13:48:00Z">
        <w:r w:rsidR="003E45CA" w:rsidRPr="46B18DD8" w:rsidDel="003E45CA">
          <w:rPr>
            <w:lang w:val="en-US"/>
          </w:rPr>
          <w:delText>phase modulated</w:delText>
        </w:r>
      </w:del>
      <w:ins w:id="167" w:author="Craig Kelley" w:date="2025-06-23T13:50:00Z">
        <w:r w:rsidR="38B19657" w:rsidRPr="46B18DD8">
          <w:rPr>
            <w:lang w:val="en-US"/>
          </w:rPr>
          <w:t>phase modulated</w:t>
        </w:r>
      </w:ins>
      <w:r w:rsidR="003E45CA" w:rsidRPr="46B18DD8">
        <w:rPr>
          <w:lang w:val="en-US"/>
        </w:rPr>
        <w:t xml:space="preserve"> if the p-value from Rayleigh’s test was less than 0.05 divided by the number of units recorded on a given session (Bonferroni correction for multiple comparisons). To quantify alpha modulation of spiking activity, we fit </w:t>
      </w:r>
      <w:ins w:id="168" w:author="Craig Kelley [2]" w:date="2025-07-01T15:47:00Z">
        <w:r w:rsidR="00AC69E3">
          <w:rPr>
            <w:lang w:val="en-US"/>
          </w:rPr>
          <w:t xml:space="preserve">a </w:t>
        </w:r>
      </w:ins>
      <w:r w:rsidR="003E45CA" w:rsidRPr="46B18DD8">
        <w:rPr>
          <w:lang w:val="en-US"/>
        </w:rPr>
        <w:t>von Mises distribution</w:t>
      </w:r>
      <w:del w:id="169" w:author="Craig Kelley [2]" w:date="2025-07-01T15:47:00Z">
        <w:r w:rsidR="003E45CA" w:rsidRPr="46B18DD8" w:rsidDel="00AC69E3">
          <w:rPr>
            <w:lang w:val="en-US"/>
          </w:rPr>
          <w:delText>s</w:delText>
        </w:r>
      </w:del>
      <w:r w:rsidR="003E45CA" w:rsidRPr="46B18DD8">
        <w:rPr>
          <w:lang w:val="en-US"/>
        </w:rPr>
        <w:t xml:space="preserve"> (</w:t>
      </w:r>
      <w:ins w:id="170" w:author="Craig Kelley [2]" w:date="2025-07-01T15:47:00Z">
        <w:r w:rsidR="00AC69E3">
          <w:rPr>
            <w:lang w:val="en-US"/>
          </w:rPr>
          <w:t xml:space="preserve">the </w:t>
        </w:r>
      </w:ins>
      <w:r w:rsidR="003E45CA" w:rsidRPr="46B18DD8">
        <w:rPr>
          <w:lang w:val="en-US"/>
        </w:rPr>
        <w:t xml:space="preserve">circular analog of normal distribution) to the probability density function of spikes in 20 18° bins of alpha phase </w:t>
      </w:r>
      <w:r w:rsidR="003E45CA">
        <w:fldChar w:fldCharType="begin"/>
      </w:r>
      <w:r w:rsidR="003E45CA">
        <w:instrText xml:space="preserve"> ADDIN EN.CITE &lt;EndNote&gt;&lt;Cite&gt;&lt;Author&gt;Eschenko&lt;/Author&gt;&lt;Year&gt;2012&lt;/Year&gt;&lt;RecNum&gt;3580&lt;/RecNum&gt;&lt;DisplayText&gt;(Eschenko et al., 2012)&lt;/DisplayText&gt;&lt;record&gt;&lt;rec-number&gt;3580&lt;/rec-number&gt;&lt;foreign-keys&gt;&lt;key app="EN" db-id="5dp59vdti2f293estrn55zpla5rdts2xrvte" timestamp="1740442304" guid="ffad68ef-e7c2-4fe4-bd90-714de9a40843"&gt;3580&lt;/key&gt;&lt;/foreign-keys&gt;&lt;ref-type name="Journal Article"&gt;17&lt;/ref-type&gt;&lt;contributors&gt;&lt;authors&gt;&lt;author&gt;Eschenko, O.&lt;/author&gt;&lt;author&gt;Magri, C.&lt;/author&gt;&lt;author&gt;Panzeri, S.&lt;/author&gt;&lt;author&gt;Sara, S. J.&lt;/author&gt;&lt;/authors&gt;&lt;/contributors&gt;&lt;auth-address&gt;Department of Physiology of Cognitive Processes, Max Planck Institute for Biological Cybernetics, 72076 Tübingen, Germany.&lt;/auth-address&gt;&lt;titles&gt;&lt;title&gt;Noradrenergic neurons of the locus coeruleus are phase locked to cortical up-down states during sleep&lt;/title&gt;&lt;secondary-title&gt;Cereb Cortex&lt;/secondary-title&gt;&lt;/titles&gt;&lt;periodical&gt;&lt;full-title&gt;Cereb Cortex&lt;/full-title&gt;&lt;/periodical&gt;&lt;pages&gt;426-35&lt;/pages&gt;&lt;volume&gt;22&lt;/volume&gt;&lt;number&gt;2&lt;/number&gt;&lt;edition&gt;20110613&lt;/edition&gt;&lt;keywords&gt;&lt;keyword&gt;Action Potentials/physiology&lt;/keyword&gt;&lt;keyword&gt;Adrenergic Neurons/*physiology&lt;/keyword&gt;&lt;keyword&gt;Animals&lt;/keyword&gt;&lt;keyword&gt;Brain Waves/*physiology&lt;/keyword&gt;&lt;keyword&gt;Cerebral Cortex/*physiology&lt;/keyword&gt;&lt;keyword&gt;Electroencephalography&lt;/keyword&gt;&lt;keyword&gt;Locus Coeruleus/*cytology&lt;/keyword&gt;&lt;keyword&gt;Male&lt;/keyword&gt;&lt;keyword&gt;Neural Pathways/physiology&lt;/keyword&gt;&lt;keyword&gt;*Periodicity&lt;/keyword&gt;&lt;keyword&gt;Rats&lt;/keyword&gt;&lt;keyword&gt;Rats, Sprague-Dawley&lt;/keyword&gt;&lt;keyword&gt;Sleep/*physiology&lt;/keyword&gt;&lt;keyword&gt;Statistics as Topic&lt;/keyword&gt;&lt;/keywords&gt;&lt;dates&gt;&lt;year&gt;2012&lt;/year&gt;&lt;pub-dates&gt;&lt;date&gt;Feb&lt;/date&gt;&lt;/pub-dates&gt;&lt;/dates&gt;&lt;isbn&gt;1047-3211&lt;/isbn&gt;&lt;accession-num&gt;21670101&lt;/accession-num&gt;&lt;urls&gt;&lt;/urls&gt;&lt;electronic-resource-num&gt;10.1093/cercor/bhr121&lt;/electronic-resource-num&gt;&lt;remote-database-provider&gt;NLM&lt;/remote-database-provider&gt;&lt;language&gt;eng&lt;/language&gt;&lt;/record&gt;&lt;/Cite&gt;&lt;/EndNote&gt;</w:instrText>
      </w:r>
      <w:r w:rsidR="003E45CA">
        <w:fldChar w:fldCharType="separate"/>
      </w:r>
      <w:r w:rsidR="004C5192" w:rsidRPr="46B18DD8">
        <w:rPr>
          <w:noProof/>
          <w:lang w:val="en-US"/>
        </w:rPr>
        <w:t>(Eschenko et al., 2012)</w:t>
      </w:r>
      <w:r w:rsidR="003E45CA">
        <w:fldChar w:fldCharType="end"/>
      </w:r>
      <w:r w:rsidR="003E45CA" w:rsidRPr="46B18DD8">
        <w:rPr>
          <w:lang w:val="en-US"/>
        </w:rPr>
        <w:t>.</w:t>
      </w:r>
      <w:r w:rsidR="00C74C87" w:rsidRPr="46B18DD8">
        <w:rPr>
          <w:lang w:val="en-US"/>
        </w:rPr>
        <w:t xml:space="preserve"> </w:t>
      </w:r>
      <w:r w:rsidR="003E45CA" w:rsidRPr="46B18DD8">
        <w:rPr>
          <w:lang w:val="en-US"/>
        </w:rPr>
        <w:t xml:space="preserve">A similar procedure was used to identify whether units were </w:t>
      </w:r>
      <w:del w:id="171" w:author="Craig Kelley" w:date="2025-06-23T13:48:00Z">
        <w:r w:rsidR="003E45CA" w:rsidRPr="46B18DD8" w:rsidDel="003E45CA">
          <w:rPr>
            <w:lang w:val="en-US"/>
          </w:rPr>
          <w:delText>phase modulated</w:delText>
        </w:r>
      </w:del>
      <w:ins w:id="172" w:author="Craig Kelley" w:date="2025-06-23T13:48:00Z">
        <w:r w:rsidR="7AFB36C2" w:rsidRPr="46B18DD8">
          <w:rPr>
            <w:lang w:val="en-US"/>
          </w:rPr>
          <w:t>phase-modulated</w:t>
        </w:r>
      </w:ins>
      <w:r w:rsidR="003E45CA" w:rsidRPr="46B18DD8">
        <w:rPr>
          <w:lang w:val="en-US"/>
        </w:rPr>
        <w:t xml:space="preserve"> prior to trials of various outcomes, only including instantaneous phases of baseline spikes on trials of a given outcome. The same corrected p-value threshold was used to identify significant phase modulation prior to trials with different outcomes.</w:t>
      </w:r>
      <w:ins w:id="173" w:author="Craig Kelley [2]" w:date="2025-07-01T15:48:00Z">
        <w:r w:rsidR="00AC69E3">
          <w:rPr>
            <w:lang w:val="en-US"/>
          </w:rPr>
          <w:t xml:space="preserve">  This same procedure was also used to compare phase modulation on trials with spontaneous licking</w:t>
        </w:r>
      </w:ins>
      <w:ins w:id="174" w:author="Craig Kelley [2]" w:date="2025-07-01T15:49:00Z">
        <w:r w:rsidR="00AC69E3">
          <w:rPr>
            <w:lang w:val="en-US"/>
          </w:rPr>
          <w:t xml:space="preserve"> (prior to the stimulus presentation) to phase modulation on trials with no spontaneous licking.</w:t>
        </w:r>
      </w:ins>
      <w:r w:rsidR="003E45CA" w:rsidRPr="46B18DD8">
        <w:rPr>
          <w:lang w:val="en-US"/>
        </w:rPr>
        <w:t xml:space="preserve"> Comparisons of preferred phase </w:t>
      </w:r>
      <w:ins w:id="175" w:author="Craig Kelley [2]" w:date="2025-07-01T15:49:00Z">
        <w:r w:rsidR="00CA5924">
          <w:rPr>
            <w:lang w:val="en-US"/>
          </w:rPr>
          <w:t xml:space="preserve">(phase of alpha at which the neuron is most likely to </w:t>
        </w:r>
      </w:ins>
      <w:ins w:id="176" w:author="Craig Kelley [2]" w:date="2025-07-01T15:50:00Z">
        <w:r w:rsidR="00CA5924">
          <w:rPr>
            <w:lang w:val="en-US"/>
          </w:rPr>
          <w:t xml:space="preserve">produce an action potential) </w:t>
        </w:r>
      </w:ins>
      <w:r w:rsidR="003E45CA" w:rsidRPr="46B18DD8">
        <w:rPr>
          <w:lang w:val="en-US"/>
        </w:rPr>
        <w:t xml:space="preserve">between cell types and regions were performed using Kuiper’s test </w:t>
      </w:r>
      <w:r w:rsidR="003E45CA">
        <w:fldChar w:fldCharType="begin"/>
      </w:r>
      <w:r w:rsidR="003E45CA">
        <w:instrText xml:space="preserve"> ADDIN EN.CITE &lt;EndNote&gt;&lt;Cite&gt;&lt;Author&gt;Fisher&lt;/Author&gt;&lt;Year&gt;1993&lt;/Year&gt;&lt;RecNum&gt;3562&lt;/RecNum&gt;&lt;DisplayText&gt;(Fisher, 1993)&lt;/DisplayText&gt;&lt;record&gt;&lt;rec-number&gt;3562&lt;/rec-number&gt;&lt;foreign-keys&gt;&lt;key app="EN" db-id="5dp59vdti2f293estrn55zpla5rdts2xrvte" timestamp="1740435201" guid="f6fccbec-2bc0-4cc5-9213-9e6520834b8c"&gt;3562&lt;/key&gt;&lt;/foreign-keys&gt;&lt;ref-type name="Book"&gt;6&lt;/ref-type&gt;&lt;contributors&gt;&lt;authors&gt;&lt;author&gt;Fisher, N. I.&lt;/author&gt;&lt;/authors&gt;&lt;/contributors&gt;&lt;titles&gt;&lt;title&gt;Statistical Analysis of Circular Data&lt;/title&gt;&lt;/titles&gt;&lt;dates&gt;&lt;year&gt;1993&lt;/year&gt;&lt;/dates&gt;&lt;pub-location&gt;Cambridge&lt;/pub-location&gt;&lt;publisher&gt;Cambridge University Press&lt;/publisher&gt;&lt;isbn&gt;9780521568906&lt;/isbn&gt;&lt;urls&gt;&lt;related-urls&gt;&lt;url&gt;https://www.cambridge.org/core/product/324A46F3941A5CD641ED0B0910B2C33F&lt;/url&gt;&lt;/related-urls&gt;&lt;/urls&gt;&lt;electronic-resource-num&gt;DOI: 10.1017/CBO9780511564345&lt;/electronic-resource-num&gt;&lt;remote-database-name&gt;Cambridge Core&lt;/remote-database-name&gt;&lt;remote-database-provider&gt;Cambridge University Press&lt;/remote-database-provider&gt;&lt;/record&gt;&lt;/Cite&gt;&lt;/EndNote&gt;</w:instrText>
      </w:r>
      <w:r w:rsidR="003E45CA">
        <w:fldChar w:fldCharType="separate"/>
      </w:r>
      <w:r w:rsidR="000920E1" w:rsidRPr="46B18DD8">
        <w:rPr>
          <w:noProof/>
          <w:lang w:val="en-US"/>
        </w:rPr>
        <w:t>(Fisher, 1993)</w:t>
      </w:r>
      <w:r w:rsidR="003E45CA">
        <w:fldChar w:fldCharType="end"/>
      </w:r>
      <w:r w:rsidR="003E45CA" w:rsidRPr="46B18DD8">
        <w:rPr>
          <w:lang w:val="en-US"/>
        </w:rPr>
        <w:t>.</w:t>
      </w:r>
      <w:r w:rsidR="00C74C87" w:rsidRPr="46B18DD8">
        <w:rPr>
          <w:lang w:val="en-US"/>
        </w:rPr>
        <w:t xml:space="preserve"> </w:t>
      </w:r>
      <w:del w:id="177" w:author="Craig Kelley" w:date="2025-06-05T13:27:00Z">
        <w:r w:rsidR="003E45CA" w:rsidRPr="46B18DD8" w:rsidDel="003E45CA">
          <w:rPr>
            <w:lang w:val="en-US"/>
          </w:rPr>
          <w:delText xml:space="preserve">We computed the mean squared error (MSE) between the best fit von Mises distribution and the observed distribution to quantify how much alpha modulation of spiking activity deviated from a "normal" distribution. </w:delText>
        </w:r>
      </w:del>
      <w:r w:rsidR="003E45CA" w:rsidRPr="46B18DD8">
        <w:rPr>
          <w:lang w:val="en-US"/>
        </w:rPr>
        <w:t xml:space="preserve">We </w:t>
      </w:r>
      <w:del w:id="178" w:author="Craig Kelley" w:date="2025-06-05T13:27:00Z">
        <w:r w:rsidR="003E45CA" w:rsidRPr="46B18DD8" w:rsidDel="003E45CA">
          <w:rPr>
            <w:lang w:val="en-US"/>
          </w:rPr>
          <w:delText xml:space="preserve">also </w:delText>
        </w:r>
      </w:del>
      <w:r w:rsidR="003E45CA" w:rsidRPr="46B18DD8">
        <w:rPr>
          <w:lang w:val="en-US"/>
        </w:rPr>
        <w:t>computed the modulation index (MI)</w:t>
      </w:r>
      <w:ins w:id="179" w:author="Craig Kelley" w:date="2025-06-05T13:27:00Z">
        <w:r w:rsidR="7FDF40A5" w:rsidRPr="46B18DD8">
          <w:rPr>
            <w:lang w:val="en-US"/>
          </w:rPr>
          <w:t>, which measures ho</w:t>
        </w:r>
      </w:ins>
      <w:ins w:id="180" w:author="Craig Kelley" w:date="2025-06-05T13:28:00Z">
        <w:r w:rsidR="7FDF40A5" w:rsidRPr="46B18DD8">
          <w:rPr>
            <w:lang w:val="en-US"/>
          </w:rPr>
          <w:t>w the observed distributions of spikes relative to alpha phase deviated from a uniform distribution,</w:t>
        </w:r>
      </w:ins>
      <w:r w:rsidR="003E45CA">
        <w:fldChar w:fldCharType="begin">
          <w:fldData xml:space="preserve">PEVuZE5vdGU+PENpdGU+PEF1dGhvcj5Eb3VnaGVydHk8L0F1dGhvcj48WWVhcj4yMDE3PC9ZZWFy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</w:fldData>
        </w:fldChar>
      </w:r>
      <w:r w:rsidR="003E45CA">
        <w:instrText xml:space="preserve"> ADDIN EN.CITE.DATA </w:instrText>
      </w:r>
      <w:r w:rsidR="003E45CA">
        <w:fldChar w:fldCharType="end"/>
      </w:r>
      <w:r w:rsidR="003E45CA" w:rsidRPr="46B18DD8">
        <w:rPr>
          <w:lang w:val="en-US"/>
        </w:rPr>
        <w:t xml:space="preserve"> to quantify how the</w:t>
      </w:r>
      <w:ins w:id="181" w:author="Craig Kelley" w:date="2025-06-05T13:27:00Z">
        <w:r w:rsidR="2FC4E1AF" w:rsidRPr="46B18DD8">
          <w:rPr>
            <w:lang w:val="en-US"/>
          </w:rPr>
          <w:t xml:space="preserve"> strength of alpha modulation</w:t>
        </w:r>
      </w:ins>
      <w:r w:rsidR="003E45CA" w:rsidRPr="46B18DD8">
        <w:rPr>
          <w:lang w:val="en-US"/>
        </w:rPr>
        <w:t xml:space="preserve"> </w:t>
      </w:r>
      <w:del w:id="182" w:author="Craig Kelley" w:date="2025-06-05T13:27:00Z">
        <w:r w:rsidR="003E45CA" w:rsidRPr="46B18DD8" w:rsidDel="003E45CA">
          <w:rPr>
            <w:lang w:val="en-US"/>
          </w:rPr>
          <w:delText xml:space="preserve">observed distributions of spikes relative to alpha phase deviated from a uniform distribution </w:delText>
        </w:r>
      </w:del>
      <w:r w:rsidR="003E45CA">
        <w:fldChar w:fldCharType="begin">
          <w:fldData xml:space="preserve">PEVuZE5vdGU+PENpdGU+PEF1dGhvcj5Eb3VnaGVydHk8L0F1dGhvcj48WWVhcj4yMDE3PC9ZZWFy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</w:fldData>
        </w:fldChar>
      </w:r>
      <w:r w:rsidR="003E45CA">
        <w:instrText xml:space="preserve"> ADDIN EN.CITE </w:instrText>
      </w:r>
      <w:r w:rsidR="003E45CA">
        <w:fldChar w:fldCharType="begin">
          <w:fldData xml:space="preserve">PEVuZE5vdGU+PENpdGU+PEF1dGhvcj5Eb3VnaGVydHk8L0F1dGhvcj48WWVhcj4yMDE3PC9ZZWFy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</w:fldData>
        </w:fldChar>
      </w:r>
      <w:r w:rsidR="003E45CA">
        <w:instrText xml:space="preserve"> ADDIN EN.CITE.DATA </w:instrText>
      </w:r>
      <w:r w:rsidR="003E45CA">
        <w:fldChar w:fldCharType="end"/>
      </w:r>
      <w:r w:rsidR="003E45CA">
        <w:fldChar w:fldCharType="separate"/>
      </w:r>
      <w:r w:rsidR="000920E1" w:rsidRPr="46B18DD8">
        <w:rPr>
          <w:noProof/>
          <w:lang w:val="en-US"/>
        </w:rPr>
        <w:t>(Tort et al., 2010; Dougherty et al., 2017)</w:t>
      </w:r>
      <w:r w:rsidR="003E45CA">
        <w:fldChar w:fldCharType="end"/>
      </w:r>
      <w:r w:rsidR="6027F3BB" w:rsidRPr="46B18DD8">
        <w:rPr>
          <w:lang w:val="en-US"/>
        </w:rPr>
        <w:t>:</w:t>
      </w:r>
    </w:p>
    <w:p w14:paraId="631FBAE2" w14:textId="735E454C" w:rsidR="00EB66ED" w:rsidRDefault="003E45CA" w:rsidP="6F4BCAD7">
      <w:pPr>
        <w:jc w:val="center"/>
        <w:rPr>
          <w:lang w:val="en-US"/>
        </w:rPr>
      </w:pPr>
      <m:oMathPara>
        <m:oMath>
          <m:r>
            <w:rPr>
              <w:rFonts w:ascii="Cambria Math" w:hAnsi="Cambria Math"/>
            </w:rPr>
            <m:t>MI = </m:t>
          </m:r>
          <m:f>
            <m:fPr>
              <m:ctrlPr>
                <w:rPr>
                  <w:rFonts w:ascii="Cambria Math" w:hAnsi="Cambria Math"/>
                </w:rPr>
              </m:ctrlPr>
            </m:fPr>
            <m:num>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r>
                        <w:rPr>
                          <w:rFonts w:ascii="Cambria Math" w:hAnsi="Cambria Math"/>
                        </w:rPr>
                        <m:t>N</m:t>
                      </m:r>
                    </m:e>
                  </m:d>
                </m:e>
              </m:func>
              <m:r>
                <w:rPr>
                  <w:rFonts w:ascii="Cambria Math" w:hAnsi="Cambria Math"/>
                </w:rPr>
                <m:t> - </m:t>
              </m:r>
              <m:d>
                <m:dPr>
                  <m:ctrlPr>
                    <w:rPr>
                      <w:rFonts w:ascii="Cambria Math" w:hAnsi="Cambria Math"/>
                    </w:rPr>
                  </m:ctrlPr>
                </m:dPr>
                <m:e>
                  <m:r>
                    <w:rPr>
                      <w:rFonts w:ascii="Cambria Math" w:hAnsi="Cambria Math"/>
                    </w:rPr>
                    <m:t>-</m:t>
                  </m:r>
                  <m:nary>
                    <m:naryPr>
                      <m:chr m:val="∑"/>
                      <m:ctrlPr>
                        <w:rPr>
                          <w:rFonts w:ascii="Cambria Math" w:hAnsi="Cambria Math"/>
                        </w:rPr>
                      </m:ctrlPr>
                    </m:naryPr>
                    <m:sub>
                      <m:r>
                        <w:rPr>
                          <w:rFonts w:ascii="Cambria Math" w:hAnsi="Cambria Math"/>
                        </w:rPr>
                        <m:t>j = 1</m:t>
                      </m:r>
                    </m:sub>
                    <m:sup>
                      <m:r>
                        <w:rPr>
                          <w:rFonts w:ascii="Cambria Math" w:hAnsi="Cambria Math"/>
                        </w:rPr>
                        <m:t>N</m:t>
                      </m:r>
                    </m:sup>
                    <m:e>
                      <m:r>
                        <w:rPr>
                          <w:rFonts w:ascii="Cambria Math" w:hAnsi="Cambria Math"/>
                        </w:rPr>
                        <m:t>P</m:t>
                      </m:r>
                      <m:d>
                        <m:dPr>
                          <m:ctrlPr>
                            <w:rPr>
                              <w:rFonts w:ascii="Cambria Math" w:hAnsi="Cambria Math"/>
                            </w:rPr>
                          </m:ctrlPr>
                        </m:dPr>
                        <m:e>
                          <m:r>
                            <w:rPr>
                              <w:rFonts w:ascii="Cambria Math" w:hAnsi="Cambria Math"/>
                            </w:rPr>
                            <m:t>j</m:t>
                          </m:r>
                        </m:e>
                      </m:d>
                      <m:func>
                        <m:funcPr>
                          <m:ctrlPr>
                            <w:rPr>
                              <w:rFonts w:ascii="Cambria Math" w:hAnsi="Cambria Math"/>
                            </w:rPr>
                          </m:ctrlPr>
                        </m:funcPr>
                        <m:fName>
                          <m:r>
                            <m:rPr>
                              <m:sty m:val="p"/>
                            </m:rPr>
                            <w:rPr>
                              <w:rFonts w:ascii="Cambria Math" w:hAnsi="Cambria Math"/>
                            </w:rPr>
                            <m:t>log</m:t>
                          </m:r>
                        </m:fName>
                        <m:e>
                          <m:d>
                            <m:dPr>
                              <m:begChr m:val="|"/>
                              <m:endChr m:val="|"/>
                              <m:ctrlPr>
                                <w:rPr>
                                  <w:rFonts w:ascii="Cambria Math" w:hAnsi="Cambria Math"/>
                                </w:rPr>
                              </m:ctrlPr>
                            </m:dPr>
                            <m:e>
                              <m:r>
                                <w:rPr>
                                  <w:rFonts w:ascii="Cambria Math" w:hAnsi="Cambria Math"/>
                                </w:rPr>
                                <m:t>P</m:t>
                              </m:r>
                              <m:d>
                                <m:dPr>
                                  <m:ctrlPr>
                                    <w:rPr>
                                      <w:rFonts w:ascii="Cambria Math" w:hAnsi="Cambria Math"/>
                                    </w:rPr>
                                  </m:ctrlPr>
                                </m:dPr>
                                <m:e>
                                  <m:r>
                                    <w:rPr>
                                      <w:rFonts w:ascii="Cambria Math" w:hAnsi="Cambria Math"/>
                                    </w:rPr>
                                    <m:t>j</m:t>
                                  </m:r>
                                </m:e>
                              </m:d>
                            </m:e>
                          </m:d>
                        </m:e>
                      </m:func>
                    </m:e>
                  </m:nary>
                </m:e>
              </m:d>
            </m:num>
            <m:den>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r>
                        <w:rPr>
                          <w:rFonts w:ascii="Cambria Math" w:hAnsi="Cambria Math"/>
                        </w:rPr>
                        <m:t>N</m:t>
                      </m:r>
                    </m:e>
                  </m:d>
                </m:e>
              </m:func>
            </m:den>
          </m:f>
        </m:oMath>
      </m:oMathPara>
    </w:p>
    <w:p w14:paraId="4F81A3A2" w14:textId="37C2F129" w:rsidR="00EB66ED" w:rsidRDefault="44ECC396" w:rsidP="002A2632">
      <w:pPr>
        <w:jc w:val="both"/>
      </w:pPr>
      <w:r w:rsidRPr="40919A1A">
        <w:rPr>
          <w:lang w:val="en-US"/>
        </w:rPr>
        <w:t>Here,</w:t>
      </w:r>
      <w:r w:rsidR="7ADB2161" w:rsidRPr="40919A1A">
        <w:rPr>
          <w:lang w:val="en-US"/>
        </w:rPr>
        <w:t xml:space="preserve"> </w:t>
      </w:r>
      <w:r w:rsidR="7ADB2161" w:rsidRPr="40919A1A">
        <w:rPr>
          <w:i/>
          <w:iCs/>
          <w:lang w:val="en-US"/>
        </w:rPr>
        <w:t>j</w:t>
      </w:r>
      <w:r w:rsidR="7ADB2161" w:rsidRPr="40919A1A">
        <w:rPr>
          <w:lang w:val="en-US"/>
        </w:rPr>
        <w:t xml:space="preserve"> is a </w:t>
      </w:r>
      <w:proofErr w:type="gramStart"/>
      <w:r w:rsidR="7ADB2161" w:rsidRPr="40919A1A">
        <w:rPr>
          <w:lang w:val="en-US"/>
        </w:rPr>
        <w:t>single phase</w:t>
      </w:r>
      <w:proofErr w:type="gramEnd"/>
      <w:r w:rsidR="7ADB2161" w:rsidRPr="40919A1A">
        <w:rPr>
          <w:lang w:val="en-US"/>
        </w:rPr>
        <w:t xml:space="preserve"> bin and </w:t>
      </w:r>
      <w:r w:rsidR="7ADB2161" w:rsidRPr="40919A1A">
        <w:rPr>
          <w:i/>
          <w:iCs/>
          <w:lang w:val="en-US"/>
        </w:rPr>
        <w:t>P(j)</w:t>
      </w:r>
      <w:r w:rsidR="7ADB2161" w:rsidRPr="40919A1A">
        <w:rPr>
          <w:lang w:val="en-US"/>
        </w:rPr>
        <w:t xml:space="preserve"> is the normalized spike count in tha</w:t>
      </w:r>
      <w:r w:rsidR="59ED9313" w:rsidRPr="40919A1A">
        <w:rPr>
          <w:lang w:val="en-US"/>
        </w:rPr>
        <w:t xml:space="preserve">t bin. </w:t>
      </w:r>
      <w:r w:rsidR="003E45CA" w:rsidRPr="40919A1A">
        <w:rPr>
          <w:lang w:val="en-US"/>
        </w:rPr>
        <w:t xml:space="preserve">For the handful of neurons that exhibited bimodal distributions of spiking probability relative to alpha phase, we fit a mixture </w:t>
      </w:r>
      <w:ins w:id="183" w:author="Craig Kelley" w:date="2025-06-04T16:56:00Z">
        <w:r w:rsidR="601713B3" w:rsidRPr="40919A1A">
          <w:rPr>
            <w:lang w:val="en-US"/>
          </w:rPr>
          <w:t xml:space="preserve">model </w:t>
        </w:r>
      </w:ins>
      <w:r w:rsidR="003E45CA" w:rsidRPr="40919A1A">
        <w:rPr>
          <w:lang w:val="en-US"/>
        </w:rPr>
        <w:t xml:space="preserve">of two </w:t>
      </w:r>
      <w:del w:id="184" w:author="Craig Kelley" w:date="2025-06-04T16:56:00Z">
        <w:r w:rsidRPr="40919A1A" w:rsidDel="003E45CA">
          <w:rPr>
            <w:lang w:val="en-US"/>
          </w:rPr>
          <w:delText>Gaussian distributions</w:delText>
        </w:r>
      </w:del>
      <w:ins w:id="185" w:author="Craig Kelley" w:date="2025-06-04T16:56:00Z">
        <w:r w:rsidR="565FA302" w:rsidRPr="40919A1A">
          <w:rPr>
            <w:lang w:val="en-US"/>
          </w:rPr>
          <w:t>von Mises distributions</w:t>
        </w:r>
      </w:ins>
      <w:r w:rsidR="003E45CA" w:rsidRPr="40919A1A">
        <w:rPr>
          <w:lang w:val="en-US"/>
        </w:rPr>
        <w:t>.</w:t>
      </w:r>
    </w:p>
    <w:p w14:paraId="3B6F6EB2" w14:textId="77777777" w:rsidR="00EB66ED" w:rsidRDefault="00EB66ED"/>
    <w:p w14:paraId="3CF66B45" w14:textId="05CD831F" w:rsidR="00EB66ED" w:rsidRDefault="003E45CA" w:rsidP="6F4BCAD7">
      <w:pPr>
        <w:jc w:val="both"/>
        <w:rPr>
          <w:lang w:val="en-US"/>
        </w:rPr>
      </w:pPr>
      <w:r w:rsidRPr="46B18DD8">
        <w:rPr>
          <w:lang w:val="en-US"/>
        </w:rPr>
        <w:t>We also compared alpha phase modulation during oscillatory events with high and low alpha power during spontaneous activity</w:t>
      </w:r>
      <w:r w:rsidR="0A7B5424" w:rsidRPr="46B18DD8">
        <w:rPr>
          <w:lang w:val="en-US"/>
        </w:rPr>
        <w:t xml:space="preserve"> (3 s)</w:t>
      </w:r>
      <w:r w:rsidRPr="46B18DD8">
        <w:rPr>
          <w:lang w:val="en-US"/>
        </w:rPr>
        <w:t>.</w:t>
      </w:r>
      <w:r w:rsidR="00C74C87" w:rsidRPr="46B18DD8">
        <w:rPr>
          <w:lang w:val="en-US"/>
        </w:rPr>
        <w:t xml:space="preserve"> </w:t>
      </w:r>
      <w:r w:rsidR="1680FC3A" w:rsidRPr="46B18DD8">
        <w:rPr>
          <w:lang w:val="en-US"/>
        </w:rPr>
        <w:t xml:space="preserve">For each </w:t>
      </w:r>
      <w:del w:id="186" w:author="Craig Kelley" w:date="2025-06-23T13:48:00Z">
        <w:r w:rsidRPr="46B18DD8" w:rsidDel="1680FC3A">
          <w:rPr>
            <w:lang w:val="en-US"/>
          </w:rPr>
          <w:delText>phase modulated</w:delText>
        </w:r>
      </w:del>
      <w:ins w:id="187" w:author="Craig Kelley" w:date="2025-06-23T13:50:00Z">
        <w:r w:rsidR="57A70B1B" w:rsidRPr="46B18DD8">
          <w:rPr>
            <w:lang w:val="en-US"/>
          </w:rPr>
          <w:t>phase modulated</w:t>
        </w:r>
      </w:ins>
      <w:r w:rsidR="1680FC3A" w:rsidRPr="46B18DD8">
        <w:rPr>
          <w:lang w:val="en-US"/>
        </w:rPr>
        <w:t xml:space="preserve"> neuron</w:t>
      </w:r>
      <w:r w:rsidR="2D88F150" w:rsidRPr="46B18DD8">
        <w:rPr>
          <w:lang w:val="en-US"/>
        </w:rPr>
        <w:t>,</w:t>
      </w:r>
      <w:r w:rsidR="6F4BD1E3" w:rsidRPr="46B18DD8">
        <w:rPr>
          <w:lang w:val="en-US"/>
        </w:rPr>
        <w:t xml:space="preserve"> we</w:t>
      </w:r>
      <w:r w:rsidRPr="46B18DD8">
        <w:rPr>
          <w:lang w:val="en-US"/>
        </w:rPr>
        <w:t xml:space="preserve"> computed instantaneous alpha power on </w:t>
      </w:r>
      <w:r w:rsidR="1DFDA521" w:rsidRPr="46B18DD8">
        <w:rPr>
          <w:lang w:val="en-US"/>
        </w:rPr>
        <w:t xml:space="preserve">the </w:t>
      </w:r>
      <w:r w:rsidRPr="46B18DD8">
        <w:rPr>
          <w:lang w:val="en-US"/>
        </w:rPr>
        <w:t xml:space="preserve">electrode </w:t>
      </w:r>
      <w:r w:rsidR="5798DAF3" w:rsidRPr="46B18DD8">
        <w:rPr>
          <w:lang w:val="en-US"/>
        </w:rPr>
        <w:t xml:space="preserve">where that neuron was recorded </w:t>
      </w:r>
      <w:r w:rsidRPr="46B18DD8">
        <w:rPr>
          <w:lang w:val="en-US"/>
        </w:rPr>
        <w:t>using bandpass filtering and the Hilbert transform as above.</w:t>
      </w:r>
      <w:r w:rsidR="00C74C87" w:rsidRPr="46B18DD8">
        <w:rPr>
          <w:lang w:val="en-US"/>
        </w:rPr>
        <w:t xml:space="preserve"> </w:t>
      </w:r>
      <w:r w:rsidRPr="46B18DD8">
        <w:rPr>
          <w:lang w:val="en-US"/>
        </w:rPr>
        <w:t xml:space="preserve">We identified epochs 0.3 s or longer where alpha power was greater than or equal to the 75th percentile of alpha power across the session on that electrode as high alpha events and epochs 0.3 s or longer where alpha power was less than the 50th percentile of alpha power across the session as a low alpha event. When there was an interval between events of the same kind </w:t>
      </w:r>
      <w:ins w:id="188" w:author="Craig Kelley" w:date="2025-06-04T16:45:00Z">
        <w:r w:rsidR="49899D2C" w:rsidRPr="46B18DD8">
          <w:rPr>
            <w:lang w:val="en-US"/>
          </w:rPr>
          <w:t xml:space="preserve">lasting </w:t>
        </w:r>
      </w:ins>
      <w:r w:rsidRPr="46B18DD8">
        <w:rPr>
          <w:lang w:val="en-US"/>
        </w:rPr>
        <w:t xml:space="preserve">0.2 s or shorter, those events were combined. </w:t>
      </w:r>
      <w:r w:rsidR="7D6E911F" w:rsidRPr="46B18DD8">
        <w:rPr>
          <w:lang w:val="en-US"/>
        </w:rPr>
        <w:t>We then analyzed phase modulation of spiking activity across high alpha power events and low alpha power events separately.</w:t>
      </w:r>
    </w:p>
    <w:p w14:paraId="547E1047" w14:textId="21B38225" w:rsidR="00EB66ED" w:rsidRDefault="00EB66ED"/>
    <w:p w14:paraId="23D81F8D" w14:textId="10EE0181" w:rsidR="009A77F1" w:rsidRPr="00956F13" w:rsidRDefault="009A77F1" w:rsidP="6F4BCAD7">
      <w:pPr>
        <w:rPr>
          <w:b/>
          <w:bCs/>
          <w:i/>
          <w:iCs/>
          <w:rPrChange w:id="189" w:author="Craig Kelley [2]" w:date="2025-07-01T17:25:00Z">
            <w:rPr>
              <w:b/>
              <w:bCs/>
            </w:rPr>
          </w:rPrChange>
        </w:rPr>
      </w:pPr>
      <w:r w:rsidRPr="00956F13">
        <w:rPr>
          <w:b/>
          <w:bCs/>
          <w:i/>
          <w:iCs/>
          <w:rPrChange w:id="190" w:author="Craig Kelley [2]" w:date="2025-07-01T17:25:00Z">
            <w:rPr>
              <w:b/>
              <w:bCs/>
            </w:rPr>
          </w:rPrChange>
        </w:rPr>
        <w:t>Statistics</w:t>
      </w:r>
    </w:p>
    <w:p w14:paraId="661BE451" w14:textId="52A54E1E" w:rsidR="59462B16" w:rsidRDefault="59462B16" w:rsidP="40919A1A">
      <w:pPr>
        <w:rPr>
          <w:lang w:val="en-US"/>
        </w:rPr>
      </w:pPr>
      <w:r w:rsidRPr="40919A1A">
        <w:rPr>
          <w:lang w:val="en-US"/>
        </w:rPr>
        <w:lastRenderedPageBreak/>
        <w:t xml:space="preserve">All circular statistics were performed using the </w:t>
      </w:r>
      <w:proofErr w:type="spellStart"/>
      <w:r w:rsidRPr="40919A1A">
        <w:rPr>
          <w:lang w:val="en-US"/>
        </w:rPr>
        <w:t>CircStat</w:t>
      </w:r>
      <w:proofErr w:type="spellEnd"/>
      <w:r w:rsidRPr="40919A1A">
        <w:rPr>
          <w:lang w:val="en-US"/>
        </w:rPr>
        <w:t xml:space="preserve"> toolbox for MATLAB </w:t>
      </w:r>
      <w:hyperlink r:id="rId14">
        <w:r w:rsidRPr="40919A1A">
          <w:rPr>
            <w:color w:val="000000" w:themeColor="text1"/>
            <w:lang w:val="en-US"/>
          </w:rPr>
          <w:t>(Berens 2009)</w:t>
        </w:r>
      </w:hyperlink>
      <w:r w:rsidRPr="40919A1A">
        <w:rPr>
          <w:lang w:val="en-US"/>
        </w:rPr>
        <w:t xml:space="preserve">.  We used Rayleigh’s test for non-uniformity </w:t>
      </w:r>
      <w:r w:rsidR="130D2BE9" w:rsidRPr="40919A1A">
        <w:rPr>
          <w:lang w:val="en-US"/>
        </w:rPr>
        <w:t>to</w:t>
      </w:r>
      <w:r w:rsidRPr="40919A1A">
        <w:rPr>
          <w:lang w:val="en-US"/>
        </w:rPr>
        <w:t xml:space="preserve"> determine </w:t>
      </w:r>
      <w:r w:rsidR="52C2D414" w:rsidRPr="40919A1A">
        <w:rPr>
          <w:lang w:val="en-US"/>
        </w:rPr>
        <w:t>which</w:t>
      </w:r>
      <w:r w:rsidRPr="40919A1A">
        <w:rPr>
          <w:lang w:val="en-US"/>
        </w:rPr>
        <w:t xml:space="preserve"> neurons were significantly modulated by alpha phase.  We used Kuiper’s test </w:t>
      </w:r>
      <w:r w:rsidR="71B67017" w:rsidRPr="40919A1A">
        <w:rPr>
          <w:lang w:val="en-US"/>
        </w:rPr>
        <w:t xml:space="preserve">to compare </w:t>
      </w:r>
      <w:ins w:id="191" w:author="Craig Kelley" w:date="2025-06-05T13:14:00Z">
        <w:r w:rsidR="24D5DA54" w:rsidRPr="40919A1A">
          <w:rPr>
            <w:lang w:val="en-US"/>
          </w:rPr>
          <w:t xml:space="preserve">pairs of </w:t>
        </w:r>
      </w:ins>
      <w:r w:rsidR="71B67017" w:rsidRPr="40919A1A">
        <w:rPr>
          <w:lang w:val="en-US"/>
        </w:rPr>
        <w:t>distributions of preferred phase angles</w:t>
      </w:r>
      <w:del w:id="192" w:author="Craig Kelley" w:date="2025-06-05T18:34:00Z">
        <w:r w:rsidRPr="40919A1A" w:rsidDel="71B67017">
          <w:rPr>
            <w:lang w:val="en-US"/>
          </w:rPr>
          <w:delText xml:space="preserve"> of spiking activity</w:delText>
        </w:r>
      </w:del>
      <w:ins w:id="193" w:author="Craig Kelley" w:date="2025-06-05T18:34:00Z">
        <w:r w:rsidR="4B24798D" w:rsidRPr="40919A1A">
          <w:rPr>
            <w:lang w:val="en-US"/>
          </w:rPr>
          <w:t xml:space="preserve"> (the alpha phase at which </w:t>
        </w:r>
      </w:ins>
      <w:ins w:id="194" w:author="Craig Kelley" w:date="2025-06-05T18:35:00Z">
        <w:r w:rsidR="4B24798D" w:rsidRPr="40919A1A">
          <w:rPr>
            <w:lang w:val="en-US"/>
          </w:rPr>
          <w:t xml:space="preserve">a </w:t>
        </w:r>
      </w:ins>
      <w:ins w:id="195" w:author="Craig Kelley" w:date="2025-06-05T18:34:00Z">
        <w:r w:rsidR="4B24798D" w:rsidRPr="40919A1A">
          <w:rPr>
            <w:lang w:val="en-US"/>
          </w:rPr>
          <w:t>neuron</w:t>
        </w:r>
      </w:ins>
      <w:ins w:id="196" w:author="Craig Kelley" w:date="2025-06-05T18:35:00Z">
        <w:r w:rsidR="4B24798D" w:rsidRPr="40919A1A">
          <w:rPr>
            <w:lang w:val="en-US"/>
          </w:rPr>
          <w:t xml:space="preserve"> is most likely to spike)</w:t>
        </w:r>
      </w:ins>
      <w:r w:rsidR="4CFF9C74" w:rsidRPr="40919A1A">
        <w:rPr>
          <w:lang w:val="en-US"/>
        </w:rPr>
        <w:t xml:space="preserve"> (Fisher, 1993)</w:t>
      </w:r>
      <w:r w:rsidR="71B67017" w:rsidRPr="40919A1A">
        <w:rPr>
          <w:lang w:val="en-US"/>
        </w:rPr>
        <w:t xml:space="preserve">. </w:t>
      </w:r>
      <w:r w:rsidR="130613B7" w:rsidRPr="40919A1A">
        <w:rPr>
          <w:lang w:val="en-US"/>
        </w:rPr>
        <w:t xml:space="preserve"> Watson-</w:t>
      </w:r>
      <w:proofErr w:type="gramStart"/>
      <w:r w:rsidR="130613B7" w:rsidRPr="40919A1A">
        <w:rPr>
          <w:lang w:val="en-US"/>
        </w:rPr>
        <w:t>Williams</w:t>
      </w:r>
      <w:proofErr w:type="gramEnd"/>
      <w:r w:rsidR="130613B7" w:rsidRPr="40919A1A">
        <w:rPr>
          <w:lang w:val="en-US"/>
        </w:rPr>
        <w:t xml:space="preserve"> test was used </w:t>
      </w:r>
      <w:del w:id="197" w:author="Craig Kelley" w:date="2025-06-04T16:46:00Z">
        <w:r w:rsidRPr="40919A1A" w:rsidDel="130613B7">
          <w:rPr>
            <w:lang w:val="en-US"/>
          </w:rPr>
          <w:delText xml:space="preserve">as </w:delText>
        </w:r>
      </w:del>
      <w:ins w:id="198" w:author="Craig Kelley" w:date="2025-06-04T16:46:00Z">
        <w:r w:rsidR="3CF826B2" w:rsidRPr="40919A1A">
          <w:rPr>
            <w:lang w:val="en-US"/>
          </w:rPr>
          <w:t>to compare preferred phase angles across cortical layers</w:t>
        </w:r>
      </w:ins>
      <w:ins w:id="199" w:author="Craig Kelley [2]" w:date="2025-07-01T15:57:00Z">
        <w:r w:rsidR="00CA5924">
          <w:rPr>
            <w:lang w:val="en-US"/>
          </w:rPr>
          <w:t xml:space="preserve"> and among prefrontal subregions</w:t>
        </w:r>
      </w:ins>
      <w:ins w:id="200" w:author="Craig Kelley" w:date="2025-06-04T16:46:00Z">
        <w:r w:rsidR="3CF826B2" w:rsidRPr="40919A1A">
          <w:rPr>
            <w:lang w:val="en-US"/>
          </w:rPr>
          <w:t xml:space="preserve"> </w:t>
        </w:r>
      </w:ins>
      <w:del w:id="201" w:author="Craig Kelley" w:date="2025-06-04T16:46:00Z">
        <w:r w:rsidRPr="40919A1A" w:rsidDel="130613B7">
          <w:rPr>
            <w:lang w:val="en-US"/>
          </w:rPr>
          <w:delText xml:space="preserve">a circular analog </w:delText>
        </w:r>
        <w:r w:rsidRPr="40919A1A" w:rsidDel="05DEA273">
          <w:rPr>
            <w:lang w:val="en-US"/>
          </w:rPr>
          <w:delText xml:space="preserve">of ANOVA </w:delText>
        </w:r>
      </w:del>
      <w:hyperlink r:id="rId15">
        <w:r w:rsidR="05DEA273" w:rsidRPr="40919A1A">
          <w:rPr>
            <w:color w:val="000000" w:themeColor="text1"/>
            <w:lang w:val="en-US"/>
          </w:rPr>
          <w:t>(Berens 2009)</w:t>
        </w:r>
      </w:hyperlink>
      <w:r w:rsidR="05DEA273" w:rsidRPr="40919A1A">
        <w:rPr>
          <w:color w:val="000000" w:themeColor="text1"/>
          <w:lang w:val="en-US"/>
        </w:rPr>
        <w:t xml:space="preserve">.  </w:t>
      </w:r>
      <w:r w:rsidR="5D7D4C29" w:rsidRPr="40919A1A">
        <w:rPr>
          <w:color w:val="000000" w:themeColor="text1"/>
          <w:lang w:val="en-US"/>
        </w:rPr>
        <w:t xml:space="preserve">For non-circular data, we tested for homoscedasticity using the Kolmogorov-Smirnov test.  </w:t>
      </w:r>
      <w:r w:rsidR="28F532C4" w:rsidRPr="40919A1A">
        <w:rPr>
          <w:color w:val="000000" w:themeColor="text1"/>
          <w:lang w:val="en-US"/>
        </w:rPr>
        <w:t>If data were not normally distributed, we used nonparametric tests (Wilcoxon signed-</w:t>
      </w:r>
      <w:r w:rsidR="2386197E" w:rsidRPr="40919A1A">
        <w:rPr>
          <w:color w:val="000000" w:themeColor="text1"/>
          <w:lang w:val="en-US"/>
        </w:rPr>
        <w:t>rank test and Mann-Whitney U-test)</w:t>
      </w:r>
      <w:del w:id="202" w:author="Craig Kelley" w:date="2025-06-04T16:47:00Z">
        <w:r w:rsidRPr="40919A1A" w:rsidDel="2386197E">
          <w:rPr>
            <w:color w:val="000000" w:themeColor="text1"/>
            <w:lang w:val="en-US"/>
          </w:rPr>
          <w:delText xml:space="preserve"> where applicable</w:delText>
        </w:r>
      </w:del>
      <w:del w:id="203" w:author="Craig Kelley" w:date="2025-06-04T16:46:00Z">
        <w:r w:rsidRPr="40919A1A" w:rsidDel="54A14D52">
          <w:rPr>
            <w:color w:val="000000" w:themeColor="text1"/>
            <w:lang w:val="en-US"/>
          </w:rPr>
          <w:delText>.</w:delText>
        </w:r>
      </w:del>
      <w:ins w:id="204" w:author="Craig Kelley" w:date="2025-06-04T16:46:00Z">
        <w:r w:rsidR="44CEC269" w:rsidRPr="40919A1A">
          <w:rPr>
            <w:color w:val="000000" w:themeColor="text1"/>
            <w:lang w:val="en-US"/>
          </w:rPr>
          <w:t>; otherwise, we employed pa</w:t>
        </w:r>
      </w:ins>
      <w:ins w:id="205" w:author="Craig Kelley" w:date="2025-06-04T16:47:00Z">
        <w:r w:rsidR="44CEC269" w:rsidRPr="40919A1A">
          <w:rPr>
            <w:color w:val="000000" w:themeColor="text1"/>
            <w:lang w:val="en-US"/>
          </w:rPr>
          <w:t>rametric tests (paired and two-sample t-test)</w:t>
        </w:r>
      </w:ins>
      <w:ins w:id="206" w:author="Craig Kelley" w:date="2025-06-05T13:15:00Z">
        <w:r w:rsidR="7D4A37F9" w:rsidRPr="40919A1A">
          <w:rPr>
            <w:color w:val="000000" w:themeColor="text1"/>
            <w:lang w:val="en-US"/>
          </w:rPr>
          <w:t xml:space="preserve"> with one exception. To compare percentages of </w:t>
        </w:r>
        <w:del w:id="207" w:author="Craig Kelley [2]" w:date="2025-07-01T15:58:00Z">
          <w:r w:rsidR="7D4A37F9" w:rsidRPr="40919A1A" w:rsidDel="00CA5924">
            <w:rPr>
              <w:color w:val="000000" w:themeColor="text1"/>
              <w:lang w:val="en-US"/>
            </w:rPr>
            <w:delText>non</w:delText>
          </w:r>
        </w:del>
        <w:r w:rsidR="7D4A37F9" w:rsidRPr="40919A1A">
          <w:rPr>
            <w:color w:val="000000" w:themeColor="text1"/>
            <w:lang w:val="en-US"/>
          </w:rPr>
          <w:t>responsive neurons between alpha modulated units and unmodulated units, we employed Fishe</w:t>
        </w:r>
      </w:ins>
      <w:ins w:id="208" w:author="Craig Kelley" w:date="2025-06-05T13:16:00Z">
        <w:r w:rsidR="7D4A37F9" w:rsidRPr="40919A1A">
          <w:rPr>
            <w:color w:val="000000" w:themeColor="text1"/>
            <w:lang w:val="en-US"/>
          </w:rPr>
          <w:t>r</w:t>
        </w:r>
        <w:r w:rsidR="7D5B7365" w:rsidRPr="40919A1A">
          <w:rPr>
            <w:color w:val="000000" w:themeColor="text1"/>
            <w:lang w:val="en-US"/>
          </w:rPr>
          <w:t>’s exact test.</w:t>
        </w:r>
      </w:ins>
      <w:ins w:id="209" w:author="Craig Kelley" w:date="2025-06-04T16:49:00Z">
        <w:r w:rsidR="625C395E" w:rsidRPr="40919A1A">
          <w:rPr>
            <w:color w:val="000000" w:themeColor="text1"/>
            <w:lang w:val="en-US"/>
          </w:rPr>
          <w:t xml:space="preserve"> Data are presented as mean </w:t>
        </w:r>
        <w:r w:rsidR="625C395E" w:rsidRPr="40919A1A">
          <w:rPr>
            <w:lang w:val="en-US"/>
          </w:rPr>
          <w:t>± standard error unless noted otherwise.</w:t>
        </w:r>
      </w:ins>
    </w:p>
    <w:p w14:paraId="2BC0E239" w14:textId="1B194EA3" w:rsidR="009A77F1" w:rsidRDefault="009A77F1" w:rsidP="6F4BCAD7"/>
    <w:p w14:paraId="0343684F" w14:textId="77777777" w:rsidR="00EB66ED" w:rsidRPr="00BB3ED6" w:rsidRDefault="003E45CA">
      <w:pPr>
        <w:rPr>
          <w:b/>
        </w:rPr>
      </w:pPr>
      <w:r w:rsidRPr="00BB3ED6">
        <w:rPr>
          <w:b/>
        </w:rPr>
        <w:t>Results</w:t>
      </w:r>
    </w:p>
    <w:p w14:paraId="4C05637C" w14:textId="0002085E" w:rsidR="00EB66ED" w:rsidRPr="00BB3ED6" w:rsidRDefault="003E45CA" w:rsidP="6F4BCAD7">
      <w:pPr>
        <w:jc w:val="both"/>
      </w:pPr>
      <w:r w:rsidRPr="40919A1A">
        <w:rPr>
          <w:lang w:val="en-US"/>
        </w:rPr>
        <w:t>We trained head-fixed mice (n=4) to perform a whisker-based selective detection task, requiring mice lick in response to left-sided whisker deflections (go stimuli) to receive a water reward and withhold licks in response to right-sided whisker deflection (no-go stimuli) to avoid a longer inter-trial interval (</w:t>
      </w:r>
      <w:r w:rsidRPr="40919A1A">
        <w:rPr>
          <w:b/>
          <w:bCs/>
          <w:lang w:val="en-US"/>
        </w:rPr>
        <w:t>Fig. 1A</w:t>
      </w:r>
      <w:r w:rsidRPr="40919A1A">
        <w:rPr>
          <w:lang w:val="en-US"/>
        </w:rPr>
        <w:t xml:space="preserve">). Performance was evaluated using discriminability (d’) from signal detection theory </w:t>
      </w:r>
      <w:r>
        <w:fldChar w:fldCharType="begin"/>
      </w:r>
      <w:r>
        <w:instrText xml:space="preserve"> ADDIN EN.CITE &lt;EndNote&gt;&lt;Cite&gt;&lt;Author&gt;Stanislaw&lt;/Author&gt;&lt;Year&gt;1999&lt;/Year&gt;&lt;RecNum&gt;998&lt;/RecNum&gt;&lt;DisplayText&gt;(Stanislaw and Todorov, 1999)&lt;/DisplayText&gt;&lt;record&gt;&lt;rec-number&gt;998&lt;/rec-number&gt;&lt;foreign-keys&gt;&lt;key app="EN" db-id="5dp59vdti2f293estrn55zpla5rdts2xrvte" timestamp="1641334558" guid="6f0cd0ce-b39a-4ce5-a246-e388a512315f"&gt;998&lt;/key&gt;&lt;/foreign-keys&gt;&lt;ref-type name="Journal Article"&gt;17&lt;/ref-type&gt;&lt;contributors&gt;&lt;authors&gt;&lt;author&gt;Stanislaw, Harold&lt;/author&gt;&lt;author&gt;Todorov, Natasha&lt;/author&gt;&lt;/authors&gt;&lt;/contributors&gt;&lt;titles&gt;&lt;title&gt;Calculation of signal detection theory measures&lt;/title&gt;&lt;secondary-title&gt;Behavior Research Methods, Instruments, &amp;amp; Computers&lt;/secondary-title&gt;&lt;alt-title&gt;Behavior Research Methods, Instruments, &amp;amp; Computers&lt;/alt-title&gt;&lt;/titles&gt;&lt;periodical&gt;&lt;full-title&gt;Behavior Research Methods, Instruments, &amp;amp; Computers&lt;/full-title&gt;&lt;abbr-1&gt;Behavior Research Methods, Instruments, &amp;amp; Computers&lt;/abbr-1&gt;&lt;/periodical&gt;&lt;alt-periodical&gt;&lt;full-title&gt;Behavior Research Methods, Instruments, &amp;amp; Computers&lt;/full-title&gt;&lt;abbr-1&gt;Behavior Research Methods, Instruments, &amp;amp; Computers&lt;/abbr-1&gt;&lt;/alt-periodical&gt;&lt;pages&gt;137-149&lt;/pages&gt;&lt;volume&gt;31&lt;/volume&gt;&lt;number&gt;1&lt;/number&gt;&lt;dates&gt;&lt;year&gt;1999&lt;/year&gt;&lt;pub-dates&gt;&lt;date&gt;1999/03/01&lt;/date&gt;&lt;/pub-dates&gt;&lt;/dates&gt;&lt;publisher&gt;Springer-Verlag&lt;/publisher&gt;&lt;isbn&gt;0743-3808&lt;/isbn&gt;&lt;urls&gt;&lt;related-urls&gt;&lt;url&gt;http://dx.doi.org/10.3758/BF03207704&lt;/url&gt;&lt;/related-urls&gt;&lt;/urls&gt;&lt;electronic-resource-num&gt;10.3758/BF03207704&lt;/electronic-resource-num&gt;&lt;language&gt;English&lt;/language&gt;&lt;/record&gt;&lt;/Cite&gt;&lt;/EndNote&gt;</w:instrText>
      </w:r>
      <w:r>
        <w:fldChar w:fldCharType="separate"/>
      </w:r>
      <w:r w:rsidR="000920E1" w:rsidRPr="40919A1A">
        <w:rPr>
          <w:noProof/>
          <w:lang w:val="en-US"/>
        </w:rPr>
        <w:t>(Stanislaw and Todorov, 1999)</w:t>
      </w:r>
      <w:r>
        <w:fldChar w:fldCharType="end"/>
      </w:r>
      <w:r w:rsidRPr="40919A1A">
        <w:rPr>
          <w:lang w:val="en-US"/>
        </w:rPr>
        <w:t>. The average d’ across all sessions was 2.</w:t>
      </w:r>
      <w:r w:rsidR="50B5EA5E" w:rsidRPr="40919A1A">
        <w:rPr>
          <w:lang w:val="en-US"/>
        </w:rPr>
        <w:t>3</w:t>
      </w:r>
      <w:del w:id="210" w:author="Craig Kelley" w:date="2025-06-04T19:05:00Z">
        <w:r w:rsidRPr="40919A1A" w:rsidDel="50B5EA5E">
          <w:rPr>
            <w:lang w:val="en-US"/>
          </w:rPr>
          <w:delText>2</w:delText>
        </w:r>
      </w:del>
      <w:r w:rsidRPr="40919A1A">
        <w:rPr>
          <w:lang w:val="en-US"/>
        </w:rPr>
        <w:t xml:space="preserve"> ± 0.1</w:t>
      </w:r>
      <w:del w:id="211" w:author="Craig Kelley" w:date="2025-06-04T19:05:00Z">
        <w:r w:rsidRPr="40919A1A" w:rsidDel="34EE6A4A">
          <w:rPr>
            <w:lang w:val="en-US"/>
          </w:rPr>
          <w:delText>6</w:delText>
        </w:r>
      </w:del>
      <w:ins w:id="212" w:author="Craig Kelley" w:date="2025-06-04T19:05:00Z">
        <w:r w:rsidR="4C86021E" w:rsidRPr="40919A1A">
          <w:rPr>
            <w:lang w:val="en-US"/>
          </w:rPr>
          <w:t>4</w:t>
        </w:r>
      </w:ins>
      <w:del w:id="213" w:author="Craig Kelley" w:date="2025-06-04T16:49:00Z">
        <w:r w:rsidRPr="40919A1A" w:rsidDel="003E45CA">
          <w:rPr>
            <w:lang w:val="en-US"/>
          </w:rPr>
          <w:delText xml:space="preserve"> (SEM unless otherwise noted)</w:delText>
        </w:r>
      </w:del>
      <w:r w:rsidRPr="40919A1A">
        <w:rPr>
          <w:lang w:val="en-US"/>
        </w:rPr>
        <w:t>, with hit rates (8</w:t>
      </w:r>
      <w:del w:id="214" w:author="Craig Kelley" w:date="2025-06-04T19:07:00Z">
        <w:r w:rsidRPr="40919A1A" w:rsidDel="0C93489C">
          <w:rPr>
            <w:lang w:val="en-US"/>
          </w:rPr>
          <w:delText>6</w:delText>
        </w:r>
      </w:del>
      <w:ins w:id="215" w:author="Craig Kelley" w:date="2025-06-04T19:07:00Z">
        <w:r w:rsidR="59AB88C6" w:rsidRPr="40919A1A">
          <w:rPr>
            <w:lang w:val="en-US"/>
          </w:rPr>
          <w:t>7</w:t>
        </w:r>
      </w:ins>
      <w:r w:rsidR="0C93489C" w:rsidRPr="40919A1A">
        <w:rPr>
          <w:lang w:val="en-US"/>
        </w:rPr>
        <w:t xml:space="preserve">.0 </w:t>
      </w:r>
      <w:r w:rsidRPr="40919A1A">
        <w:rPr>
          <w:lang w:val="en-US"/>
        </w:rPr>
        <w:t xml:space="preserve">± </w:t>
      </w:r>
      <w:del w:id="216" w:author="Craig Kelley" w:date="2025-06-04T19:07:00Z">
        <w:r w:rsidRPr="40919A1A" w:rsidDel="003E45CA">
          <w:rPr>
            <w:lang w:val="en-US"/>
          </w:rPr>
          <w:delText>3.</w:delText>
        </w:r>
        <w:r w:rsidRPr="40919A1A" w:rsidDel="52C543A8">
          <w:rPr>
            <w:lang w:val="en-US"/>
          </w:rPr>
          <w:delText>3</w:delText>
        </w:r>
      </w:del>
      <w:ins w:id="217" w:author="Craig Kelley" w:date="2025-06-04T19:07:00Z">
        <w:r w:rsidR="1460F29E" w:rsidRPr="40919A1A">
          <w:rPr>
            <w:lang w:val="en-US"/>
          </w:rPr>
          <w:t>2.7</w:t>
        </w:r>
      </w:ins>
      <w:r w:rsidRPr="40919A1A">
        <w:rPr>
          <w:lang w:val="en-US"/>
        </w:rPr>
        <w:t>%) significantly higher than false alarm rates (</w:t>
      </w:r>
      <w:del w:id="218" w:author="Craig Kelley" w:date="2025-06-04T19:08:00Z">
        <w:r w:rsidRPr="40919A1A" w:rsidDel="003E45CA">
          <w:rPr>
            <w:lang w:val="en-US"/>
          </w:rPr>
          <w:delText>16.</w:delText>
        </w:r>
        <w:r w:rsidRPr="40919A1A" w:rsidDel="03C17F0E">
          <w:rPr>
            <w:lang w:val="en-US"/>
          </w:rPr>
          <w:delText>3</w:delText>
        </w:r>
      </w:del>
      <w:ins w:id="219" w:author="Craig Kelley" w:date="2025-06-04T19:08:00Z">
        <w:r w:rsidR="1B1D7864" w:rsidRPr="40919A1A">
          <w:rPr>
            <w:lang w:val="en-US"/>
          </w:rPr>
          <w:t>17.5</w:t>
        </w:r>
      </w:ins>
      <w:r w:rsidRPr="40919A1A">
        <w:rPr>
          <w:lang w:val="en-US"/>
        </w:rPr>
        <w:t xml:space="preserve"> ± </w:t>
      </w:r>
      <w:del w:id="220" w:author="Craig Kelley" w:date="2025-06-04T19:08:00Z">
        <w:r w:rsidRPr="40919A1A" w:rsidDel="003E45CA">
          <w:rPr>
            <w:lang w:val="en-US"/>
          </w:rPr>
          <w:delText>2.</w:delText>
        </w:r>
        <w:r w:rsidRPr="40919A1A" w:rsidDel="2099EAE0">
          <w:rPr>
            <w:lang w:val="en-US"/>
          </w:rPr>
          <w:delText>2</w:delText>
        </w:r>
      </w:del>
      <w:ins w:id="221" w:author="Craig Kelley" w:date="2025-06-04T19:08:00Z">
        <w:r w:rsidR="7770F722" w:rsidRPr="40919A1A">
          <w:rPr>
            <w:lang w:val="en-US"/>
          </w:rPr>
          <w:t>1.9</w:t>
        </w:r>
      </w:ins>
      <w:r w:rsidRPr="40919A1A">
        <w:rPr>
          <w:lang w:val="en-US"/>
        </w:rPr>
        <w:t>%) (</w:t>
      </w:r>
      <w:r w:rsidRPr="40919A1A">
        <w:rPr>
          <w:b/>
          <w:bCs/>
          <w:lang w:val="en-US"/>
        </w:rPr>
        <w:t>Fig. 1B</w:t>
      </w:r>
      <w:r w:rsidRPr="40919A1A">
        <w:rPr>
          <w:lang w:val="en-US"/>
        </w:rPr>
        <w:t xml:space="preserve">; p = </w:t>
      </w:r>
      <w:del w:id="222" w:author="Craig Kelley" w:date="2025-06-04T19:08:00Z">
        <w:r w:rsidRPr="40919A1A" w:rsidDel="4CC399D8">
          <w:rPr>
            <w:lang w:val="en-US"/>
          </w:rPr>
          <w:delText>2</w:delText>
        </w:r>
      </w:del>
      <w:ins w:id="223" w:author="Craig Kelley" w:date="2025-06-04T19:08:00Z">
        <w:r w:rsidR="06FA50DF" w:rsidRPr="40919A1A">
          <w:rPr>
            <w:lang w:val="en-US"/>
          </w:rPr>
          <w:t>4</w:t>
        </w:r>
      </w:ins>
      <w:r w:rsidR="0D1B0005" w:rsidRPr="40919A1A">
        <w:rPr>
          <w:lang w:val="en-US"/>
        </w:rPr>
        <w:t>.6</w:t>
      </w:r>
      <w:r w:rsidRPr="40919A1A">
        <w:rPr>
          <w:lang w:val="en-US"/>
        </w:rPr>
        <w:t xml:space="preserve"> x 10</w:t>
      </w:r>
      <w:r w:rsidRPr="40919A1A">
        <w:rPr>
          <w:vertAlign w:val="superscript"/>
          <w:lang w:val="en-US"/>
        </w:rPr>
        <w:t>-</w:t>
      </w:r>
      <w:del w:id="224" w:author="Craig Kelley" w:date="2025-06-04T19:08:00Z">
        <w:r w:rsidRPr="40919A1A" w:rsidDel="3AF6F4E4">
          <w:rPr>
            <w:vertAlign w:val="superscript"/>
            <w:lang w:val="en-US"/>
          </w:rPr>
          <w:delText>1</w:delText>
        </w:r>
        <w:r w:rsidRPr="40919A1A" w:rsidDel="0DEF3A9F">
          <w:rPr>
            <w:vertAlign w:val="superscript"/>
            <w:lang w:val="en-US"/>
          </w:rPr>
          <w:delText>8</w:delText>
        </w:r>
      </w:del>
      <w:ins w:id="225" w:author="Craig Kelley" w:date="2025-06-04T19:08:00Z">
        <w:r w:rsidR="0E2850E5" w:rsidRPr="40919A1A">
          <w:rPr>
            <w:vertAlign w:val="superscript"/>
            <w:lang w:val="en-US"/>
          </w:rPr>
          <w:t>23</w:t>
        </w:r>
      </w:ins>
      <w:r w:rsidRPr="40919A1A">
        <w:rPr>
          <w:lang w:val="en-US"/>
        </w:rPr>
        <w:t xml:space="preserve">, </w:t>
      </w:r>
      <w:r w:rsidR="6830463F" w:rsidRPr="40919A1A">
        <w:rPr>
          <w:lang w:val="en-US"/>
        </w:rPr>
        <w:t>paired t-test</w:t>
      </w:r>
      <w:r w:rsidRPr="40919A1A">
        <w:rPr>
          <w:lang w:val="en-US"/>
        </w:rPr>
        <w:t>). Reaction times did not differ significantly between false alarm trials (0.50 ± 0.05 s) and hit trials (0.64 ± 0.</w:t>
      </w:r>
      <w:del w:id="226" w:author="Craig Kelley" w:date="2025-06-04T19:10:00Z">
        <w:r w:rsidRPr="40919A1A" w:rsidDel="26B32A90">
          <w:rPr>
            <w:lang w:val="en-US"/>
          </w:rPr>
          <w:delText>0</w:delText>
        </w:r>
      </w:del>
      <w:ins w:id="227" w:author="Craig Kelley" w:date="2025-06-04T19:10:00Z">
        <w:r w:rsidR="04D53987" w:rsidRPr="40919A1A">
          <w:rPr>
            <w:lang w:val="en-US"/>
          </w:rPr>
          <w:t>1</w:t>
        </w:r>
      </w:ins>
      <w:r w:rsidRPr="40919A1A">
        <w:rPr>
          <w:lang w:val="en-US"/>
        </w:rPr>
        <w:t xml:space="preserve">5 s; p = </w:t>
      </w:r>
      <w:r w:rsidR="0B0ECC86" w:rsidRPr="40919A1A">
        <w:rPr>
          <w:lang w:val="en-US"/>
        </w:rPr>
        <w:t>0.60</w:t>
      </w:r>
      <w:r w:rsidRPr="40919A1A">
        <w:rPr>
          <w:lang w:val="en-US"/>
        </w:rPr>
        <w:t xml:space="preserve">, </w:t>
      </w:r>
      <w:r w:rsidR="6E442E57" w:rsidRPr="40919A1A">
        <w:rPr>
          <w:lang w:val="en-US"/>
        </w:rPr>
        <w:t>paired t-test</w:t>
      </w:r>
      <w:r w:rsidRPr="40919A1A">
        <w:rPr>
          <w:lang w:val="en-US"/>
        </w:rPr>
        <w:t xml:space="preserve">; </w:t>
      </w:r>
      <w:r w:rsidRPr="40919A1A">
        <w:rPr>
          <w:b/>
          <w:bCs/>
          <w:lang w:val="en-US"/>
        </w:rPr>
        <w:t>Fig. 1C</w:t>
      </w:r>
      <w:r w:rsidRPr="40919A1A">
        <w:rPr>
          <w:lang w:val="en-US"/>
        </w:rPr>
        <w:t>).</w:t>
      </w:r>
    </w:p>
    <w:p w14:paraId="05C65C27" w14:textId="77777777" w:rsidR="00EB66ED" w:rsidRPr="00BB3ED6" w:rsidRDefault="00EB66ED"/>
    <w:p w14:paraId="25C9EEF4" w14:textId="0EA414B9" w:rsidR="00EB66ED" w:rsidRPr="00BB3ED6" w:rsidRDefault="003E45CA" w:rsidP="40919A1A">
      <w:pPr>
        <w:jc w:val="both"/>
        <w:rPr>
          <w:lang w:val="en-US"/>
        </w:rPr>
      </w:pPr>
      <w:r w:rsidRPr="40919A1A">
        <w:rPr>
          <w:lang w:val="en-US"/>
        </w:rPr>
        <w:t xml:space="preserve">We recorded neural activity during expert task performance across </w:t>
      </w:r>
      <w:del w:id="228" w:author="Craig Kelley" w:date="2025-06-04T19:11:00Z">
        <w:r w:rsidRPr="40919A1A" w:rsidDel="003E45CA">
          <w:rPr>
            <w:lang w:val="en-US"/>
          </w:rPr>
          <w:delText xml:space="preserve">28 </w:delText>
        </w:r>
      </w:del>
      <w:ins w:id="229" w:author="Craig Kelley" w:date="2025-06-04T19:11:00Z">
        <w:r w:rsidR="3CDA8A01" w:rsidRPr="40919A1A">
          <w:rPr>
            <w:lang w:val="en-US"/>
          </w:rPr>
          <w:t xml:space="preserve">34 </w:t>
        </w:r>
      </w:ins>
      <w:r w:rsidRPr="40919A1A">
        <w:rPr>
          <w:lang w:val="en-US"/>
        </w:rPr>
        <w:t xml:space="preserve">sessions with chronically implanted </w:t>
      </w:r>
      <w:proofErr w:type="spellStart"/>
      <w:r w:rsidRPr="40919A1A">
        <w:rPr>
          <w:lang w:val="en-US"/>
        </w:rPr>
        <w:t>Neuropixels</w:t>
      </w:r>
      <w:proofErr w:type="spellEnd"/>
      <w:r w:rsidRPr="40919A1A">
        <w:rPr>
          <w:lang w:val="en-US"/>
        </w:rPr>
        <w:t xml:space="preserve"> 1.0 probes (</w:t>
      </w:r>
      <w:r w:rsidRPr="40919A1A">
        <w:rPr>
          <w:b/>
          <w:bCs/>
          <w:lang w:val="en-US"/>
        </w:rPr>
        <w:t>Fig. 2A</w:t>
      </w:r>
      <w:r w:rsidRPr="40919A1A">
        <w:rPr>
          <w:lang w:val="en-US"/>
        </w:rPr>
        <w:t xml:space="preserve">). Probe trajectories spanned primary somatosensory/barrel cortex (S1), striatum (mostly dorsal striatum / </w:t>
      </w:r>
      <w:proofErr w:type="spellStart"/>
      <w:r w:rsidRPr="40919A1A">
        <w:rPr>
          <w:lang w:val="en-US"/>
        </w:rPr>
        <w:t>caudoputamen</w:t>
      </w:r>
      <w:proofErr w:type="spellEnd"/>
      <w:r w:rsidRPr="40919A1A">
        <w:rPr>
          <w:lang w:val="en-US"/>
        </w:rPr>
        <w:t>), and amygdala (lateral and basolateral amygdala) in 2 mice and prefrontal cortex (PFC) in 2 other mice (</w:t>
      </w:r>
      <w:r w:rsidRPr="40919A1A">
        <w:rPr>
          <w:b/>
          <w:bCs/>
          <w:lang w:val="en-US"/>
        </w:rPr>
        <w:t>Fig. 2B</w:t>
      </w:r>
      <w:r w:rsidRPr="40919A1A">
        <w:rPr>
          <w:lang w:val="en-US"/>
        </w:rPr>
        <w:t xml:space="preserve">). </w:t>
      </w:r>
      <w:del w:id="230" w:author="Craig Kelley" w:date="2025-06-04T16:50:00Z">
        <w:r w:rsidRPr="40919A1A" w:rsidDel="003E45CA">
          <w:rPr>
            <w:lang w:val="en-US"/>
          </w:rPr>
          <w:delText xml:space="preserve">All probes were implanted contralateral to the go stimulus. We identified single-units in each recording using Kilosort 4.0 and classified them based on their waveform templates </w:delText>
        </w:r>
      </w:del>
      <w:r>
        <w:fldChar w:fldCharType="begin"/>
      </w:r>
      <w:r>
        <w:instrText xml:space="preserve"> ADDIN EN.CITE &lt;EndNote&gt;&lt;Cite&gt;&lt;Author&gt;Pachitariu&lt;/Author&gt;&lt;Year&gt;2024&lt;/Year&gt;&lt;RecNum&gt;3558&lt;/RecNum&gt;&lt;DisplayText&gt;(Pachitariu et al., 2024)&lt;/DisplayText&gt;&lt;record&gt;&lt;rec-number&gt;3558&lt;/rec-number&gt;&lt;foreign-keys&gt;&lt;key app="EN" db-id="5dp59vdti2f293estrn55zpla5rdts2xrvte" timestamp="1740433580" guid="ca92651e-7b52-42c5-b86f-99026f6f2bce"&gt;3558&lt;/key&gt;&lt;/foreign-keys&gt;&lt;ref-type name="Journal Article"&gt;17&lt;/ref-type&gt;&lt;contributors&gt;&lt;authors&gt;&lt;author&gt;Pachitariu, M.&lt;/author&gt;&lt;author&gt;Sridhar, S.&lt;/author&gt;&lt;author&gt;Pennington, J.&lt;/author&gt;&lt;author&gt;Stringer, C.&lt;/author&gt;&lt;/authors&gt;&lt;/contributors&gt;&lt;auth-address&gt;HHMI, Ashburn, VA, USA. pachitarium@hhmi.org.&amp;#xD;HHMI, Ashburn, VA, USA.&amp;#xD;Department of Ophthalmology, University Medical Center Göttingen, Göttingen, Germany.&amp;#xD;Department of Mathematics, Washington State University, Vancouver, WA, USA.&lt;/auth-address&gt;&lt;titles&gt;&lt;title&gt;Spike sorting with Kilosort4&lt;/title&gt;&lt;secondary-title&gt;Nat Methods&lt;/secondary-title&gt;&lt;/titles&gt;&lt;periodical&gt;&lt;full-title&gt;Nat Methods&lt;/full-title&gt;&lt;abbr-1&gt;Nature methods&lt;/abbr-1&gt;&lt;/periodical&gt;&lt;pages&gt;914-921&lt;/pages&gt;&lt;volume&gt;21&lt;/volume&gt;&lt;number&gt;5&lt;/number&gt;&lt;edition&gt;20240408&lt;/edition&gt;&lt;keywords&gt;&lt;keyword&gt;*Algorithms&lt;/keyword&gt;&lt;keyword&gt;*Action Potentials/physiology&lt;/keyword&gt;&lt;keyword&gt;*Neurons/physiology&lt;/keyword&gt;&lt;keyword&gt;*Models, Neurological&lt;/keyword&gt;&lt;keyword&gt;*Computer Simulation&lt;/keyword&gt;&lt;keyword&gt;Animals&lt;/keyword&gt;&lt;keyword&gt;Humans&lt;/keyword&gt;&lt;keyword&gt;Signal Processing, Computer-Assisted&lt;/keyword&gt;&lt;/keywords&gt;&lt;dates&gt;&lt;year&gt;2024&lt;/year&gt;&lt;pub-dates&gt;&lt;date&gt;May&lt;/date&gt;&lt;/pub-dates&gt;&lt;/dates&gt;&lt;isbn&gt;1548-7091 (Print)&amp;#xD;1548-7091&lt;/isbn&gt;&lt;accession-num&gt;38589517&lt;/accession-num&gt;&lt;urls&gt;&lt;/urls&gt;&lt;custom1&gt;The authors declare no competing interests.&lt;/custom1&gt;&lt;custom2&gt;PMC11093732&lt;/custom2&gt;&lt;electronic-resource-num&gt;10.1038/s41592-024-02232-7&lt;/electronic-resource-num&gt;&lt;remote-database-provider&gt;NLM&lt;/remote-database-provider&gt;&lt;language&gt;eng&lt;/language&gt;&lt;/record&gt;&lt;/Cite&gt;&lt;/EndNote&gt;</w:instrText>
      </w:r>
      <w:r>
        <w:fldChar w:fldCharType="separate"/>
      </w:r>
      <w:del w:id="231" w:author="Craig Kelley" w:date="2025-06-04T16:50:00Z">
        <w:r w:rsidRPr="40919A1A" w:rsidDel="000920E1">
          <w:rPr>
            <w:noProof/>
            <w:lang w:val="en-US"/>
          </w:rPr>
          <w:delText>(Pachitariu et al., 2024)</w:delText>
        </w:r>
      </w:del>
      <w:r>
        <w:fldChar w:fldCharType="end"/>
      </w:r>
      <w:del w:id="232" w:author="Craig Kelley" w:date="2025-06-04T16:50:00Z">
        <w:r w:rsidRPr="40919A1A" w:rsidDel="003E45CA">
          <w:rPr>
            <w:lang w:val="en-US"/>
          </w:rPr>
          <w:delText>. We used k-means to classify single-units as fast spiking (FS) and regular spiking (RS) based on their action potential half widths and the time from the trough to the subsequent peak of the waveform (</w:delText>
        </w:r>
        <w:r w:rsidRPr="40919A1A" w:rsidDel="003E45CA">
          <w:rPr>
            <w:b/>
            <w:bCs/>
            <w:lang w:val="en-US"/>
          </w:rPr>
          <w:delText>Fig. 2B</w:delText>
        </w:r>
        <w:r w:rsidRPr="40919A1A" w:rsidDel="003E45CA">
          <w:rPr>
            <w:lang w:val="en-US"/>
          </w:rPr>
          <w:delText>).</w:delText>
        </w:r>
      </w:del>
      <w:r w:rsidRPr="40919A1A">
        <w:rPr>
          <w:lang w:val="en-US"/>
        </w:rPr>
        <w:t xml:space="preserve"> </w:t>
      </w:r>
      <w:ins w:id="233" w:author="Craig Kelley" w:date="2025-06-04T16:50:00Z">
        <w:r w:rsidR="569BF85B" w:rsidRPr="40919A1A">
          <w:rPr>
            <w:lang w:val="en-US"/>
          </w:rPr>
          <w:t>Single</w:t>
        </w:r>
      </w:ins>
      <w:ins w:id="234" w:author="Craig Kelley" w:date="2025-06-04T16:51:00Z">
        <w:r w:rsidR="569BF85B" w:rsidRPr="40919A1A">
          <w:rPr>
            <w:lang w:val="en-US"/>
          </w:rPr>
          <w:t>-units were classified as regular spiking (RS; mostly putative excitatory neurons) and fast spiking (FS; mostly put</w:t>
        </w:r>
        <w:r w:rsidR="0CCB742B" w:rsidRPr="40919A1A">
          <w:rPr>
            <w:lang w:val="en-US"/>
          </w:rPr>
          <w:t>ative inhibi</w:t>
        </w:r>
      </w:ins>
      <w:ins w:id="235" w:author="Craig Kelley" w:date="2025-06-04T16:52:00Z">
        <w:r w:rsidR="0CCB742B" w:rsidRPr="40919A1A">
          <w:rPr>
            <w:lang w:val="en-US"/>
          </w:rPr>
          <w:t xml:space="preserve">tory neurons). </w:t>
        </w:r>
      </w:ins>
      <w:ins w:id="236" w:author="Craig Kelley" w:date="2025-06-04T19:14:00Z">
        <w:r w:rsidR="2BAD11E8" w:rsidRPr="40919A1A">
          <w:rPr>
            <w:lang w:val="en-US"/>
          </w:rPr>
          <w:t xml:space="preserve">Of the 356 units recorded in S1, </w:t>
        </w:r>
      </w:ins>
      <w:r w:rsidRPr="40919A1A">
        <w:rPr>
          <w:lang w:val="en-US"/>
        </w:rPr>
        <w:t xml:space="preserve">73.2% </w:t>
      </w:r>
      <w:del w:id="237" w:author="Craig Kelley" w:date="2025-06-04T19:14:00Z">
        <w:r w:rsidRPr="40919A1A" w:rsidDel="003E45CA">
          <w:rPr>
            <w:lang w:val="en-US"/>
          </w:rPr>
          <w:delText xml:space="preserve">of units in S1 </w:delText>
        </w:r>
      </w:del>
      <w:r w:rsidRPr="40919A1A">
        <w:rPr>
          <w:lang w:val="en-US"/>
        </w:rPr>
        <w:t xml:space="preserve">were classified as RS units </w:t>
      </w:r>
      <w:del w:id="238" w:author="Craig Kelley" w:date="2025-06-04T19:14:00Z">
        <w:r w:rsidRPr="40919A1A" w:rsidDel="003E45CA">
          <w:rPr>
            <w:lang w:val="en-US"/>
          </w:rPr>
          <w:delText xml:space="preserve">while </w:delText>
        </w:r>
      </w:del>
      <w:ins w:id="239" w:author="Craig Kelley" w:date="2025-06-04T19:14:00Z">
        <w:r w:rsidR="06E6987B" w:rsidRPr="40919A1A">
          <w:rPr>
            <w:lang w:val="en-US"/>
          </w:rPr>
          <w:t xml:space="preserve">and </w:t>
        </w:r>
      </w:ins>
      <w:r w:rsidRPr="40919A1A">
        <w:rPr>
          <w:lang w:val="en-US"/>
        </w:rPr>
        <w:t xml:space="preserve">26.8% of units were classified as FS units. </w:t>
      </w:r>
      <w:ins w:id="240" w:author="Craig Kelley" w:date="2025-06-04T19:14:00Z">
        <w:r w:rsidR="677B0632" w:rsidRPr="40919A1A">
          <w:rPr>
            <w:lang w:val="en-US"/>
          </w:rPr>
          <w:t>Of the 442 units recorded</w:t>
        </w:r>
      </w:ins>
      <w:ins w:id="241" w:author="Craig Kelley" w:date="2025-06-04T19:15:00Z">
        <w:r w:rsidR="677B0632" w:rsidRPr="40919A1A">
          <w:rPr>
            <w:lang w:val="en-US"/>
          </w:rPr>
          <w:t xml:space="preserve"> in PFC, </w:t>
        </w:r>
      </w:ins>
      <w:r w:rsidRPr="40919A1A">
        <w:rPr>
          <w:lang w:val="en-US"/>
        </w:rPr>
        <w:t xml:space="preserve">92.5% </w:t>
      </w:r>
      <w:del w:id="242" w:author="Craig Kelley" w:date="2025-06-04T19:15:00Z">
        <w:r w:rsidRPr="40919A1A" w:rsidDel="003E45CA">
          <w:rPr>
            <w:lang w:val="en-US"/>
          </w:rPr>
          <w:delText xml:space="preserve">of units in PFC </w:delText>
        </w:r>
      </w:del>
      <w:r w:rsidRPr="40919A1A">
        <w:rPr>
          <w:lang w:val="en-US"/>
        </w:rPr>
        <w:t>were classified as RS</w:t>
      </w:r>
      <w:r w:rsidR="008E0F95" w:rsidRPr="40919A1A">
        <w:rPr>
          <w:lang w:val="en-US"/>
        </w:rPr>
        <w:t xml:space="preserve"> units</w:t>
      </w:r>
      <w:r w:rsidRPr="40919A1A">
        <w:rPr>
          <w:lang w:val="en-US"/>
        </w:rPr>
        <w:t xml:space="preserve"> </w:t>
      </w:r>
      <w:del w:id="243" w:author="Craig Kelley" w:date="2025-06-04T19:15:00Z">
        <w:r w:rsidRPr="40919A1A" w:rsidDel="003E45CA">
          <w:rPr>
            <w:lang w:val="en-US"/>
          </w:rPr>
          <w:delText>while</w:delText>
        </w:r>
      </w:del>
      <w:ins w:id="244" w:author="Craig Kelley" w:date="2025-06-04T19:15:00Z">
        <w:r w:rsidR="3CBB6F0C" w:rsidRPr="40919A1A">
          <w:rPr>
            <w:lang w:val="en-US"/>
          </w:rPr>
          <w:t>and</w:t>
        </w:r>
      </w:ins>
      <w:r w:rsidRPr="40919A1A">
        <w:rPr>
          <w:lang w:val="en-US"/>
        </w:rPr>
        <w:t xml:space="preserve"> 7.5% of units were classified as FS units. Proportions of FS and RS units recorded were in line with previous observations in S1 and PFC </w:t>
      </w:r>
      <w:r>
        <w:fldChar w:fldCharType="begin">
          <w:fldData xml:space="preserve">PEVuZE5vdGU+PENpdGU+PEF1dGhvcj5BZ21vbjwvQXV0aG9yPjxZZWFyPjE5OTI8L1llYXI+PFJl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</w:fldData>
        </w:fldChar>
      </w:r>
      <w:r>
        <w:instrText xml:space="preserve"> ADDIN EN.CITE </w:instrText>
      </w:r>
      <w:r>
        <w:fldChar w:fldCharType="begin">
          <w:fldData xml:space="preserve">PEVuZE5vdGU+PENpdGU+PEF1dGhvcj5BZ21vbjwvQXV0aG9yPjxZZWFyPjE5OTI8L1llYXI+PFJl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</w:fldData>
        </w:fldChar>
      </w:r>
      <w:r>
        <w:instrText xml:space="preserve"> ADDIN EN.CITE.DATA </w:instrText>
      </w:r>
      <w:r>
        <w:fldChar w:fldCharType="end"/>
      </w:r>
      <w:r>
        <w:fldChar w:fldCharType="separate"/>
      </w:r>
      <w:r w:rsidR="000920E1" w:rsidRPr="40919A1A">
        <w:rPr>
          <w:noProof/>
          <w:lang w:val="en-US"/>
        </w:rPr>
        <w:t>(Agmon and Connors, 1992; Liu et al., 2024)</w:t>
      </w:r>
      <w:r>
        <w:fldChar w:fldCharType="end"/>
      </w:r>
      <w:r w:rsidR="00D93C6E" w:rsidRPr="40919A1A">
        <w:rPr>
          <w:color w:val="000000" w:themeColor="text1"/>
          <w:lang w:val="en-US"/>
        </w:rPr>
        <w:t>.</w:t>
      </w:r>
      <w:r w:rsidRPr="40919A1A">
        <w:rPr>
          <w:lang w:val="en-US"/>
        </w:rPr>
        <w:t xml:space="preserve"> </w:t>
      </w:r>
      <w:del w:id="245" w:author="Craig Kelley" w:date="2025-06-04T19:15:00Z">
        <w:r w:rsidRPr="40919A1A" w:rsidDel="00D93C6E">
          <w:rPr>
            <w:lang w:val="en-US"/>
          </w:rPr>
          <w:delText>I</w:delText>
        </w:r>
      </w:del>
      <w:ins w:id="246" w:author="Craig Kelley" w:date="2025-06-04T19:15:00Z">
        <w:r w:rsidR="5D77C1C5" w:rsidRPr="40919A1A">
          <w:rPr>
            <w:lang w:val="en-US"/>
          </w:rPr>
          <w:t>Of the 328 units recorded i</w:t>
        </w:r>
      </w:ins>
      <w:r w:rsidR="00D93C6E" w:rsidRPr="40919A1A">
        <w:rPr>
          <w:lang w:val="en-US"/>
        </w:rPr>
        <w:t xml:space="preserve">n </w:t>
      </w:r>
      <w:del w:id="247" w:author="Craig Kelley" w:date="2025-06-04T19:15:00Z">
        <w:r w:rsidRPr="40919A1A" w:rsidDel="00D93C6E">
          <w:rPr>
            <w:lang w:val="en-US"/>
          </w:rPr>
          <w:delText xml:space="preserve">the </w:delText>
        </w:r>
      </w:del>
      <w:r w:rsidR="00D93C6E" w:rsidRPr="40919A1A">
        <w:rPr>
          <w:lang w:val="en-US"/>
        </w:rPr>
        <w:t>striatum, 55.2% of units were classified as RS</w:t>
      </w:r>
      <w:del w:id="248" w:author="Craig Kelley" w:date="2025-06-04T19:15:00Z">
        <w:r w:rsidRPr="40919A1A" w:rsidDel="00D93C6E">
          <w:rPr>
            <w:lang w:val="en-US"/>
          </w:rPr>
          <w:delText>U</w:delText>
        </w:r>
      </w:del>
      <w:ins w:id="249" w:author="Craig Kelley" w:date="2025-06-04T19:15:00Z">
        <w:r w:rsidR="207992AE" w:rsidRPr="40919A1A">
          <w:rPr>
            <w:lang w:val="en-US"/>
          </w:rPr>
          <w:t xml:space="preserve"> unit</w:t>
        </w:r>
      </w:ins>
      <w:r w:rsidR="00D93C6E" w:rsidRPr="40919A1A">
        <w:rPr>
          <w:lang w:val="en-US"/>
        </w:rPr>
        <w:t>s, while 44.8% were classified as FS</w:t>
      </w:r>
      <w:del w:id="250" w:author="Craig Kelley" w:date="2025-06-04T19:15:00Z">
        <w:r w:rsidRPr="40919A1A" w:rsidDel="00D93C6E">
          <w:rPr>
            <w:lang w:val="en-US"/>
          </w:rPr>
          <w:delText>Us</w:delText>
        </w:r>
      </w:del>
      <w:ins w:id="251" w:author="Craig Kelley" w:date="2025-06-04T19:15:00Z">
        <w:r w:rsidR="61BAE77A" w:rsidRPr="40919A1A">
          <w:rPr>
            <w:lang w:val="en-US"/>
          </w:rPr>
          <w:t xml:space="preserve"> units</w:t>
        </w:r>
      </w:ins>
      <w:r w:rsidR="00D93C6E" w:rsidRPr="40919A1A">
        <w:rPr>
          <w:lang w:val="en-US"/>
        </w:rPr>
        <w:t>.</w:t>
      </w:r>
      <w:r w:rsidR="00C74C87" w:rsidRPr="40919A1A">
        <w:rPr>
          <w:lang w:val="en-US"/>
        </w:rPr>
        <w:t xml:space="preserve"> </w:t>
      </w:r>
      <w:r w:rsidRPr="40919A1A">
        <w:rPr>
          <w:lang w:val="en-US"/>
        </w:rPr>
        <w:t xml:space="preserve">This was a more equal distribution than previous observations from striatum in rats and monkeys </w:t>
      </w:r>
      <w:r>
        <w:fldChar w:fldCharType="begin">
          <w:fldData xml:space="preserve">PEVuZE5vdGU+PENpdGU+PEF1dGhvcj5ZYW1hZGE8L0F1dGhvcj48WWVhcj4yMDE2PC9ZZWFyPjxS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</w:fldData>
        </w:fldChar>
      </w:r>
      <w:r>
        <w:instrText xml:space="preserve"> ADDIN EN.CITE </w:instrText>
      </w:r>
      <w:r>
        <w:fldChar w:fldCharType="begin">
          <w:fldData xml:space="preserve">PEVuZE5vdGU+PENpdGU+PEF1dGhvcj5ZYW1hZGE8L0F1dGhvcj48WWVhcj4yMDE2PC9ZZWFyPjxS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</w:fldData>
        </w:fldChar>
      </w:r>
      <w:r>
        <w:instrText xml:space="preserve"> ADDIN EN.CITE.DATA </w:instrText>
      </w:r>
      <w:r>
        <w:fldChar w:fldCharType="end"/>
      </w:r>
      <w:r>
        <w:fldChar w:fldCharType="separate"/>
      </w:r>
      <w:r w:rsidR="000920E1" w:rsidRPr="40919A1A">
        <w:rPr>
          <w:noProof/>
          <w:lang w:val="en-US"/>
        </w:rPr>
        <w:t>(Gage et al., 2010; Yamada et al., 2016)</w:t>
      </w:r>
      <w:r>
        <w:fldChar w:fldCharType="end"/>
      </w:r>
      <w:r w:rsidRPr="40919A1A">
        <w:rPr>
          <w:lang w:val="en-US"/>
        </w:rPr>
        <w:t xml:space="preserve">. </w:t>
      </w:r>
      <w:ins w:id="252" w:author="Craig Kelley" w:date="2025-06-04T19:16:00Z">
        <w:r w:rsidR="62414937" w:rsidRPr="40919A1A">
          <w:rPr>
            <w:lang w:val="en-US"/>
          </w:rPr>
          <w:t xml:space="preserve">Finally, of the 74 units recorded in amygdala, </w:t>
        </w:r>
      </w:ins>
      <w:r w:rsidRPr="40919A1A">
        <w:rPr>
          <w:lang w:val="en-US"/>
        </w:rPr>
        <w:t xml:space="preserve">20.2% </w:t>
      </w:r>
      <w:del w:id="253" w:author="Craig Kelley" w:date="2025-06-04T19:16:00Z">
        <w:r w:rsidRPr="40919A1A" w:rsidDel="003E45CA">
          <w:rPr>
            <w:lang w:val="en-US"/>
          </w:rPr>
          <w:delText xml:space="preserve">of units in amygdala </w:delText>
        </w:r>
      </w:del>
      <w:r w:rsidRPr="40919A1A">
        <w:rPr>
          <w:lang w:val="en-US"/>
        </w:rPr>
        <w:t>were classified as RS</w:t>
      </w:r>
      <w:r w:rsidR="001B2D4E" w:rsidRPr="40919A1A">
        <w:rPr>
          <w:lang w:val="en-US"/>
        </w:rPr>
        <w:t xml:space="preserve"> </w:t>
      </w:r>
      <w:del w:id="254" w:author="Craig Kelley" w:date="2025-06-04T19:16:00Z">
        <w:r w:rsidRPr="40919A1A" w:rsidDel="001B2D4E">
          <w:rPr>
            <w:lang w:val="en-US"/>
          </w:rPr>
          <w:delText>units</w:delText>
        </w:r>
        <w:r w:rsidRPr="40919A1A" w:rsidDel="00C74C87">
          <w:rPr>
            <w:lang w:val="en-US"/>
          </w:rPr>
          <w:delText xml:space="preserve"> </w:delText>
        </w:r>
      </w:del>
      <w:r w:rsidR="001B2D4E" w:rsidRPr="40919A1A">
        <w:rPr>
          <w:lang w:val="en-US"/>
        </w:rPr>
        <w:t xml:space="preserve">and </w:t>
      </w:r>
      <w:r w:rsidRPr="40919A1A">
        <w:rPr>
          <w:lang w:val="en-US"/>
        </w:rPr>
        <w:t>79.8%</w:t>
      </w:r>
      <w:r w:rsidR="001B2D4E" w:rsidRPr="40919A1A">
        <w:rPr>
          <w:lang w:val="en-US"/>
        </w:rPr>
        <w:t xml:space="preserve"> were classified as</w:t>
      </w:r>
      <w:r w:rsidRPr="40919A1A">
        <w:rPr>
          <w:lang w:val="en-US"/>
        </w:rPr>
        <w:t xml:space="preserve"> FS</w:t>
      </w:r>
      <w:del w:id="255" w:author="Craig Kelley" w:date="2025-06-04T19:16:00Z">
        <w:r w:rsidRPr="40919A1A" w:rsidDel="001B2D4E">
          <w:rPr>
            <w:lang w:val="en-US"/>
          </w:rPr>
          <w:delText xml:space="preserve"> units</w:delText>
        </w:r>
      </w:del>
      <w:r w:rsidRPr="40919A1A">
        <w:rPr>
          <w:lang w:val="en-US"/>
        </w:rPr>
        <w:t xml:space="preserve">. Previous work found a higher percentage of FS units </w:t>
      </w:r>
      <w:r w:rsidRPr="40919A1A">
        <w:rPr>
          <w:lang w:val="en-US"/>
        </w:rPr>
        <w:lastRenderedPageBreak/>
        <w:t xml:space="preserve">in amygdala in rats but used firing rate rather than waveform shape to classify units </w:t>
      </w:r>
      <w:r>
        <w:fldChar w:fldCharType="begin"/>
      </w:r>
      <w:r>
        <w:instrText xml:space="preserve"> ADDIN EN.CITE &lt;EndNote&gt;&lt;Cite&gt;&lt;Author&gt;Rosenkranz&lt;/Author&gt;&lt;Year&gt;1999&lt;/Year&gt;&lt;RecNum&gt;3565&lt;/RecNum&gt;&lt;DisplayText&gt;(Rosenkranz and Grace, 1999)&lt;/DisplayText&gt;&lt;record&gt;&lt;rec-number&gt;3565&lt;/rec-number&gt;&lt;foreign-keys&gt;&lt;key app="EN" db-id="5dp59vdti2f293estrn55zpla5rdts2xrvte" timestamp="1740435560" guid="230d63fc-6901-4616-9298-d20559152322"&gt;3565&lt;/key&gt;&lt;/foreign-keys&gt;&lt;ref-type name="Journal Article"&gt;17&lt;/ref-type&gt;&lt;contributors&gt;&lt;authors&gt;&lt;author&gt;Rosenkranz, J. A.&lt;/author&gt;&lt;author&gt;Grace, A. A.&lt;/author&gt;&lt;/authors&gt;&lt;/contributors&gt;&lt;auth-address&gt;Department of Neuroscience, University of Pittsburgh, Pittsburgh, Pennsylvania 15260, USA. rosenk@bns.pitt.edu&lt;/auth-address&gt;&lt;titles&gt;&lt;title&gt;Modulation of basolateral amygdala neuronal firing and afferent drive by dopamine receptor activation in vivo&lt;/title&gt;&lt;secondary-title&gt;J Neurosci&lt;/secondary-title&gt;&lt;/titles&gt;&lt;periodical&gt;&lt;full-title&gt;J Neurosci&lt;/full-title&gt;&lt;/periodical&gt;&lt;pages&gt;11027-39&lt;/pages&gt;&lt;volume&gt;19&lt;/volume&gt;&lt;number&gt;24&lt;/number&gt;&lt;keywords&gt;&lt;keyword&gt;Afferent Pathways/drug effects/physiology&lt;/keyword&gt;&lt;keyword&gt;Amygdala/cytology/metabolism/*physiology&lt;/keyword&gt;&lt;keyword&gt;Animals&lt;/keyword&gt;&lt;keyword&gt;Dopamine Agonists/pharmacology&lt;/keyword&gt;&lt;keyword&gt;Dopamine Antagonists/pharmacology&lt;/keyword&gt;&lt;keyword&gt;Electrophysiology&lt;/keyword&gt;&lt;keyword&gt;Glutamic Acid/administration &amp;amp; dosage/pharmacology&lt;/keyword&gt;&lt;keyword&gt;Iontophoresis&lt;/keyword&gt;&lt;keyword&gt;Male&lt;/keyword&gt;&lt;keyword&gt;Neurons/classification/drug effects/*physiology&lt;/keyword&gt;&lt;keyword&gt;Rats&lt;/keyword&gt;&lt;keyword&gt;Rats, Sprague-Dawley&lt;/keyword&gt;&lt;keyword&gt;Receptors, Dopamine/*physiology&lt;/keyword&gt;&lt;/keywords&gt;&lt;dates&gt;&lt;year&gt;1999&lt;/year&gt;&lt;pub-dates&gt;&lt;date&gt;Dec 15&lt;/date&gt;&lt;/pub-dates&gt;&lt;/dates&gt;&lt;isbn&gt;0270-6474 (Print)&amp;#xD;0270-6474&lt;/isbn&gt;&lt;accession-num&gt;10594083&lt;/accession-num&gt;&lt;urls&gt;&lt;/urls&gt;&lt;custom2&gt;PMC6784949&lt;/custom2&gt;&lt;electronic-resource-num&gt;10.1523/jneurosci.19-24-11027.1999&lt;/electronic-resource-num&gt;&lt;remote-database-provider&gt;NLM&lt;/remote-database-provider&gt;&lt;language&gt;eng&lt;/language&gt;&lt;/record&gt;&lt;/Cite&gt;&lt;/EndNote&gt;</w:instrText>
      </w:r>
      <w:r>
        <w:fldChar w:fldCharType="separate"/>
      </w:r>
      <w:r w:rsidR="000920E1" w:rsidRPr="40919A1A">
        <w:rPr>
          <w:noProof/>
          <w:lang w:val="en-US"/>
        </w:rPr>
        <w:t>(Rosenkranz and Grace, 1999)</w:t>
      </w:r>
      <w:r>
        <w:fldChar w:fldCharType="end"/>
      </w:r>
      <w:r w:rsidRPr="40919A1A">
        <w:rPr>
          <w:lang w:val="en-US"/>
        </w:rPr>
        <w:t>.</w:t>
      </w:r>
    </w:p>
    <w:p w14:paraId="4EE0D59D" w14:textId="77777777" w:rsidR="00EB66ED" w:rsidRPr="00BB3ED6" w:rsidRDefault="00EB66ED">
      <w:pPr>
        <w:rPr>
          <w:b/>
          <w:i/>
        </w:rPr>
      </w:pPr>
    </w:p>
    <w:p w14:paraId="226FD31C" w14:textId="1983935B" w:rsidR="00EB66ED" w:rsidRPr="00BB3ED6" w:rsidRDefault="003E45CA">
      <w:pPr>
        <w:jc w:val="both"/>
        <w:rPr>
          <w:lang w:val="en-US"/>
        </w:rPr>
      </w:pPr>
      <w:r w:rsidRPr="40919A1A">
        <w:rPr>
          <w:lang w:val="en-US"/>
        </w:rPr>
        <w:t xml:space="preserve">Subpopulations in each recorded region exhibited task-related spiking dynamics during task execution and differences in stimulus-evoked changes in spiking activity during the 200 </w:t>
      </w:r>
      <w:proofErr w:type="spellStart"/>
      <w:r w:rsidRPr="40919A1A">
        <w:rPr>
          <w:lang w:val="en-US"/>
        </w:rPr>
        <w:t>ms</w:t>
      </w:r>
      <w:proofErr w:type="spellEnd"/>
      <w:r w:rsidRPr="40919A1A">
        <w:rPr>
          <w:lang w:val="en-US"/>
        </w:rPr>
        <w:t xml:space="preserve"> decision period between stimulus presentation and acceptable motor response (</w:t>
      </w:r>
      <w:r w:rsidRPr="40919A1A">
        <w:rPr>
          <w:b/>
          <w:bCs/>
          <w:lang w:val="en-US"/>
        </w:rPr>
        <w:t>Fig. 2</w:t>
      </w:r>
      <w:del w:id="256" w:author="Craig Kelley [2]" w:date="2025-07-01T16:03:00Z">
        <w:r w:rsidRPr="40919A1A" w:rsidDel="00BB5014">
          <w:rPr>
            <w:b/>
            <w:bCs/>
            <w:lang w:val="en-US"/>
          </w:rPr>
          <w:delText>D,E</w:delText>
        </w:r>
      </w:del>
      <w:ins w:id="257" w:author="Craig Kelley [2]" w:date="2025-07-01T16:03:00Z">
        <w:r w:rsidR="00BB5014" w:rsidRPr="40919A1A">
          <w:rPr>
            <w:b/>
            <w:bCs/>
            <w:lang w:val="en-US"/>
          </w:rPr>
          <w:t>D, E</w:t>
        </w:r>
      </w:ins>
      <w:r w:rsidRPr="40919A1A">
        <w:rPr>
          <w:lang w:val="en-US"/>
        </w:rPr>
        <w:t>).</w:t>
      </w:r>
      <w:r w:rsidR="00C74C87" w:rsidRPr="40919A1A">
        <w:rPr>
          <w:lang w:val="en-US"/>
        </w:rPr>
        <w:t xml:space="preserve"> </w:t>
      </w:r>
      <w:r w:rsidRPr="40919A1A">
        <w:rPr>
          <w:lang w:val="en-US"/>
        </w:rPr>
        <w:t>We focused on comparisons between hit and miss trials because neural recordings were aligned (contralateral) to the go-stimulus. FS units in S1 showed significantly greater stimulus-evoked increases in firing rate from baseline during hit trials (</w:t>
      </w:r>
      <w:del w:id="258" w:author="Craig Kelley" w:date="2025-06-04T19:20:00Z">
        <w:r w:rsidRPr="40919A1A" w:rsidDel="003E45CA">
          <w:rPr>
            <w:lang w:val="en-US"/>
          </w:rPr>
          <w:delText>10.6</w:delText>
        </w:r>
      </w:del>
      <w:ins w:id="259" w:author="Craig Kelley" w:date="2025-06-04T19:20:00Z">
        <w:r w:rsidR="4654A408" w:rsidRPr="40919A1A">
          <w:rPr>
            <w:lang w:val="en-US"/>
          </w:rPr>
          <w:t>11.0</w:t>
        </w:r>
      </w:ins>
      <w:r w:rsidRPr="40919A1A">
        <w:rPr>
          <w:lang w:val="en-US"/>
        </w:rPr>
        <w:t xml:space="preserve"> ± 1.</w:t>
      </w:r>
      <w:del w:id="260" w:author="Craig Kelley" w:date="2025-06-04T19:20:00Z">
        <w:r w:rsidRPr="40919A1A" w:rsidDel="003E45CA">
          <w:rPr>
            <w:lang w:val="en-US"/>
          </w:rPr>
          <w:delText>1</w:delText>
        </w:r>
      </w:del>
      <w:ins w:id="261" w:author="Craig Kelley" w:date="2025-06-04T19:20:00Z">
        <w:r w:rsidR="7C650714" w:rsidRPr="40919A1A">
          <w:rPr>
            <w:lang w:val="en-US"/>
          </w:rPr>
          <w:t>2</w:t>
        </w:r>
      </w:ins>
      <w:r w:rsidRPr="40919A1A">
        <w:rPr>
          <w:lang w:val="en-US"/>
        </w:rPr>
        <w:t xml:space="preserve"> Hz) than on miss trials (7.</w:t>
      </w:r>
      <w:del w:id="262" w:author="Craig Kelley" w:date="2025-06-04T19:20:00Z">
        <w:r w:rsidRPr="40919A1A" w:rsidDel="003E45CA">
          <w:rPr>
            <w:lang w:val="en-US"/>
          </w:rPr>
          <w:delText>1</w:delText>
        </w:r>
      </w:del>
      <w:ins w:id="263" w:author="Craig Kelley" w:date="2025-06-04T19:20:00Z">
        <w:r w:rsidR="3BBAD051" w:rsidRPr="40919A1A">
          <w:rPr>
            <w:lang w:val="en-US"/>
          </w:rPr>
          <w:t>4</w:t>
        </w:r>
      </w:ins>
      <w:r w:rsidRPr="40919A1A">
        <w:rPr>
          <w:lang w:val="en-US"/>
        </w:rPr>
        <w:t xml:space="preserve"> ± 1.</w:t>
      </w:r>
      <w:del w:id="264" w:author="Craig Kelley" w:date="2025-06-04T19:20:00Z">
        <w:r w:rsidRPr="40919A1A" w:rsidDel="003E45CA">
          <w:rPr>
            <w:lang w:val="en-US"/>
          </w:rPr>
          <w:delText>1</w:delText>
        </w:r>
      </w:del>
      <w:ins w:id="265" w:author="Craig Kelley" w:date="2025-06-04T19:20:00Z">
        <w:r w:rsidR="1293BB12" w:rsidRPr="40919A1A">
          <w:rPr>
            <w:lang w:val="en-US"/>
          </w:rPr>
          <w:t>1</w:t>
        </w:r>
      </w:ins>
      <w:r w:rsidRPr="40919A1A">
        <w:rPr>
          <w:lang w:val="en-US"/>
        </w:rPr>
        <w:t xml:space="preserve"> Hz; p = 2.</w:t>
      </w:r>
      <w:del w:id="266" w:author="Craig Kelley" w:date="2025-06-04T19:20:00Z">
        <w:r w:rsidRPr="40919A1A" w:rsidDel="003E45CA">
          <w:rPr>
            <w:lang w:val="en-US"/>
          </w:rPr>
          <w:delText xml:space="preserve">46 </w:delText>
        </w:r>
      </w:del>
      <w:ins w:id="267" w:author="Craig Kelley" w:date="2025-06-04T19:20:00Z">
        <w:r w:rsidR="72F21AC2" w:rsidRPr="40919A1A">
          <w:rPr>
            <w:lang w:val="en-US"/>
          </w:rPr>
          <w:t>9</w:t>
        </w:r>
      </w:ins>
      <w:r w:rsidRPr="40919A1A">
        <w:rPr>
          <w:lang w:val="en-US"/>
        </w:rPr>
        <w:t>x 10</w:t>
      </w:r>
      <w:r w:rsidRPr="40919A1A">
        <w:rPr>
          <w:vertAlign w:val="superscript"/>
          <w:lang w:val="en-US"/>
        </w:rPr>
        <w:t>-6</w:t>
      </w:r>
      <w:r w:rsidRPr="40919A1A">
        <w:rPr>
          <w:lang w:val="en-US"/>
        </w:rPr>
        <w:t>, Wilcoxon signed-rank test), while there was no significant</w:t>
      </w:r>
      <w:r w:rsidR="00C74C87" w:rsidRPr="40919A1A">
        <w:rPr>
          <w:lang w:val="en-US"/>
        </w:rPr>
        <w:t xml:space="preserve"> </w:t>
      </w:r>
      <w:r w:rsidRPr="40919A1A">
        <w:rPr>
          <w:lang w:val="en-US"/>
        </w:rPr>
        <w:t>difference in stimulus-evoked activity in S1 RS units (</w:t>
      </w:r>
      <w:del w:id="268" w:author="Craig Kelley" w:date="2025-06-04T19:21:00Z">
        <w:r w:rsidRPr="40919A1A" w:rsidDel="003E45CA">
          <w:rPr>
            <w:lang w:val="en-US"/>
          </w:rPr>
          <w:delText>2.7</w:delText>
        </w:r>
      </w:del>
      <w:ins w:id="269" w:author="Craig Kelley" w:date="2025-06-04T19:21:00Z">
        <w:r w:rsidR="221CFFBE" w:rsidRPr="40919A1A">
          <w:rPr>
            <w:lang w:val="en-US"/>
          </w:rPr>
          <w:t>3.5</w:t>
        </w:r>
      </w:ins>
      <w:r w:rsidRPr="40919A1A">
        <w:rPr>
          <w:lang w:val="en-US"/>
        </w:rPr>
        <w:t xml:space="preserve"> ± 0.3 Hz on hit trials, 2.5 ± 0.3 Hz on miss trials, p = 0.10, Wilcoxon signed-rank test). In PFC, neither RS </w:t>
      </w:r>
      <w:ins w:id="270" w:author="Craig Kelley" w:date="2025-06-04T19:25:00Z">
        <w:r w:rsidR="0C30FA93" w:rsidRPr="40919A1A">
          <w:rPr>
            <w:lang w:val="en-US"/>
          </w:rPr>
          <w:t>n</w:t>
        </w:r>
      </w:ins>
      <w:r w:rsidRPr="40919A1A">
        <w:rPr>
          <w:lang w:val="en-US"/>
        </w:rPr>
        <w:t xml:space="preserve">or FS units exhibited significantly different changes in stimulus-evoked firing on hit versus miss trials (p = 0.40, p = 0.52, Wilcoxon signed-rank test, respectively). </w:t>
      </w:r>
      <w:del w:id="271" w:author="Craig Kelley" w:date="2025-06-04T19:27:00Z">
        <w:r w:rsidRPr="40919A1A" w:rsidDel="003E45CA">
          <w:rPr>
            <w:lang w:val="en-US"/>
          </w:rPr>
          <w:delText>In striatum, RS units exhibited significantly greater stimulus-evoked increases in firing rate on hit trials (5.3 ± 1.0 Hz) than on miss trials (4.5 ± 0.8 Hz; p = 0.001, Wilcoxon signed-rank test), while there was no significant difference for FS units (5.8 ± 0.6 Hz on hit trials, 5.8 ± 0.6 Hz on miss trials; p = 0.71, Wilcoxon signed-rank test).</w:delText>
        </w:r>
      </w:del>
      <w:ins w:id="272" w:author="Craig Kelley" w:date="2025-06-04T19:27:00Z">
        <w:r w:rsidR="0ACD6FBF" w:rsidRPr="40919A1A">
          <w:rPr>
            <w:lang w:val="en-US"/>
          </w:rPr>
          <w:t xml:space="preserve"> Similarly, neither RS nor FS units in striatum exhibited significant</w:t>
        </w:r>
      </w:ins>
      <w:ins w:id="273" w:author="Craig Kelley" w:date="2025-06-04T19:28:00Z">
        <w:r w:rsidR="0ACD6FBF" w:rsidRPr="40919A1A">
          <w:rPr>
            <w:lang w:val="en-US"/>
          </w:rPr>
          <w:t xml:space="preserve">ly </w:t>
        </w:r>
        <w:proofErr w:type="spellStart"/>
        <w:r w:rsidR="0ACD6FBF" w:rsidRPr="40919A1A">
          <w:rPr>
            <w:lang w:val="en-US"/>
          </w:rPr>
          <w:t>diference</w:t>
        </w:r>
        <w:proofErr w:type="spellEnd"/>
        <w:r w:rsidR="0ACD6FBF" w:rsidRPr="40919A1A">
          <w:rPr>
            <w:lang w:val="en-US"/>
          </w:rPr>
          <w:t xml:space="preserve"> changes in stimulus-evoked firing on hit versus miss trials (p = 0.12, p = 0.80, Wilcoxon signed-</w:t>
        </w:r>
        <w:r w:rsidR="17FF211E" w:rsidRPr="40919A1A">
          <w:rPr>
            <w:lang w:val="en-US"/>
          </w:rPr>
          <w:t>rank test, respectively).</w:t>
        </w:r>
      </w:ins>
      <w:r w:rsidRPr="40919A1A">
        <w:rPr>
          <w:lang w:val="en-US"/>
        </w:rPr>
        <w:t xml:space="preserve"> Finally, in amygdala, FS units showed significantly greater stimulus-evoked increases in firing rate on hit trials (</w:t>
      </w:r>
      <w:del w:id="274" w:author="Craig Kelley" w:date="2025-06-04T19:29:00Z">
        <w:r w:rsidRPr="40919A1A" w:rsidDel="003E45CA">
          <w:rPr>
            <w:lang w:val="en-US"/>
          </w:rPr>
          <w:delText>6.5</w:delText>
        </w:r>
      </w:del>
      <w:ins w:id="275" w:author="Craig Kelley" w:date="2025-06-04T19:29:00Z">
        <w:r w:rsidR="7D3706F6" w:rsidRPr="40919A1A">
          <w:rPr>
            <w:lang w:val="en-US"/>
          </w:rPr>
          <w:t>7.1</w:t>
        </w:r>
      </w:ins>
      <w:r w:rsidRPr="40919A1A">
        <w:rPr>
          <w:lang w:val="en-US"/>
        </w:rPr>
        <w:t xml:space="preserve"> ± 1.</w:t>
      </w:r>
      <w:del w:id="276" w:author="Craig Kelley" w:date="2025-06-04T19:29:00Z">
        <w:r w:rsidRPr="40919A1A" w:rsidDel="003E45CA">
          <w:rPr>
            <w:lang w:val="en-US"/>
          </w:rPr>
          <w:delText>2</w:delText>
        </w:r>
      </w:del>
      <w:ins w:id="277" w:author="Craig Kelley" w:date="2025-06-04T19:29:00Z">
        <w:r w:rsidR="6354256B" w:rsidRPr="40919A1A">
          <w:rPr>
            <w:lang w:val="en-US"/>
          </w:rPr>
          <w:t>3</w:t>
        </w:r>
      </w:ins>
      <w:r w:rsidRPr="40919A1A">
        <w:rPr>
          <w:lang w:val="en-US"/>
        </w:rPr>
        <w:t xml:space="preserve"> Hz) than on miss trials (4.0 ± 0.9 Hz; p = </w:t>
      </w:r>
      <w:del w:id="278" w:author="Craig Kelley" w:date="2025-06-04T19:29:00Z">
        <w:r w:rsidRPr="40919A1A" w:rsidDel="003E45CA">
          <w:rPr>
            <w:lang w:val="en-US"/>
          </w:rPr>
          <w:delText>0.002</w:delText>
        </w:r>
      </w:del>
      <w:ins w:id="279" w:author="Craig Kelley" w:date="2025-06-04T19:29:00Z">
        <w:r w:rsidR="7D80E6FE" w:rsidRPr="40919A1A">
          <w:rPr>
            <w:lang w:val="en-US"/>
          </w:rPr>
          <w:t>5.9 x 10</w:t>
        </w:r>
      </w:ins>
      <w:ins w:id="280" w:author="Craig Kelley" w:date="2025-06-04T19:30:00Z">
        <w:r w:rsidR="7D80E6FE" w:rsidRPr="40919A1A">
          <w:rPr>
            <w:vertAlign w:val="superscript"/>
            <w:lang w:val="en-US"/>
          </w:rPr>
          <w:t>-</w:t>
        </w:r>
        <w:r w:rsidR="7D80E6FE" w:rsidRPr="40919A1A">
          <w:rPr>
            <w:vertAlign w:val="superscript"/>
            <w:lang w:val="en-US"/>
            <w:rPrChange w:id="281" w:author="Craig Kelley" w:date="2025-06-04T19:31:00Z">
              <w:rPr>
                <w:lang w:val="en-US"/>
              </w:rPr>
            </w:rPrChange>
          </w:rPr>
          <w:t>3</w:t>
        </w:r>
      </w:ins>
      <w:r w:rsidRPr="40919A1A">
        <w:rPr>
          <w:lang w:val="en-US"/>
        </w:rPr>
        <w:t>, Wilcoxon signed-rank test), while there was no significant difference for RS units (1</w:t>
      </w:r>
      <w:del w:id="282" w:author="Craig Kelley" w:date="2025-06-04T19:31:00Z">
        <w:r w:rsidRPr="40919A1A" w:rsidDel="003E45CA">
          <w:rPr>
            <w:lang w:val="en-US"/>
          </w:rPr>
          <w:delText>2</w:delText>
        </w:r>
      </w:del>
      <w:ins w:id="283" w:author="Craig Kelley" w:date="2025-06-04T19:31:00Z">
        <w:r w:rsidR="1A6A68ED" w:rsidRPr="40919A1A">
          <w:rPr>
            <w:lang w:val="en-US"/>
          </w:rPr>
          <w:t>5</w:t>
        </w:r>
      </w:ins>
      <w:r w:rsidRPr="40919A1A">
        <w:rPr>
          <w:lang w:val="en-US"/>
        </w:rPr>
        <w:t>.</w:t>
      </w:r>
      <w:del w:id="284" w:author="Craig Kelley" w:date="2025-06-04T19:31:00Z">
        <w:r w:rsidRPr="40919A1A" w:rsidDel="003E45CA">
          <w:rPr>
            <w:lang w:val="en-US"/>
          </w:rPr>
          <w:delText>7</w:delText>
        </w:r>
      </w:del>
      <w:ins w:id="285" w:author="Craig Kelley" w:date="2025-06-04T19:31:00Z">
        <w:r w:rsidR="45D3B56B" w:rsidRPr="40919A1A">
          <w:rPr>
            <w:lang w:val="en-US"/>
          </w:rPr>
          <w:t>4</w:t>
        </w:r>
      </w:ins>
      <w:r w:rsidRPr="40919A1A">
        <w:rPr>
          <w:lang w:val="en-US"/>
        </w:rPr>
        <w:t xml:space="preserve"> ± </w:t>
      </w:r>
      <w:del w:id="286" w:author="Craig Kelley" w:date="2025-06-04T19:31:00Z">
        <w:r w:rsidRPr="40919A1A" w:rsidDel="003E45CA">
          <w:rPr>
            <w:lang w:val="en-US"/>
          </w:rPr>
          <w:delText>4.8</w:delText>
        </w:r>
      </w:del>
      <w:ins w:id="287" w:author="Craig Kelley" w:date="2025-06-04T19:31:00Z">
        <w:r w:rsidR="5EB6488E" w:rsidRPr="40919A1A">
          <w:rPr>
            <w:lang w:val="en-US"/>
          </w:rPr>
          <w:t>5.6</w:t>
        </w:r>
      </w:ins>
      <w:r w:rsidRPr="40919A1A">
        <w:rPr>
          <w:lang w:val="en-US"/>
        </w:rPr>
        <w:t xml:space="preserve"> Hz for hit, </w:t>
      </w:r>
      <w:del w:id="288" w:author="Craig Kelley" w:date="2025-06-04T19:32:00Z">
        <w:r w:rsidRPr="40919A1A" w:rsidDel="003E45CA">
          <w:rPr>
            <w:lang w:val="en-US"/>
          </w:rPr>
          <w:delText>8.2</w:delText>
        </w:r>
      </w:del>
      <w:ins w:id="289" w:author="Craig Kelley" w:date="2025-06-04T19:32:00Z">
        <w:r w:rsidR="2A120931" w:rsidRPr="40919A1A">
          <w:rPr>
            <w:lang w:val="en-US"/>
          </w:rPr>
          <w:t>10.0</w:t>
        </w:r>
      </w:ins>
      <w:r w:rsidRPr="40919A1A">
        <w:rPr>
          <w:lang w:val="en-US"/>
        </w:rPr>
        <w:t xml:space="preserve"> ± </w:t>
      </w:r>
      <w:del w:id="290" w:author="Craig Kelley" w:date="2025-06-04T19:32:00Z">
        <w:r w:rsidRPr="40919A1A" w:rsidDel="003E45CA">
          <w:rPr>
            <w:lang w:val="en-US"/>
          </w:rPr>
          <w:delText xml:space="preserve">2.8 </w:delText>
        </w:r>
      </w:del>
      <w:ins w:id="291" w:author="Craig Kelley" w:date="2025-06-04T19:32:00Z">
        <w:r w:rsidR="472637BA" w:rsidRPr="40919A1A">
          <w:rPr>
            <w:lang w:val="en-US"/>
          </w:rPr>
          <w:t xml:space="preserve">3.2 </w:t>
        </w:r>
      </w:ins>
      <w:r w:rsidRPr="40919A1A">
        <w:rPr>
          <w:lang w:val="en-US"/>
        </w:rPr>
        <w:t>Hz for miss; p = 0.3</w:t>
      </w:r>
      <w:del w:id="292" w:author="Craig Kelley" w:date="2025-06-04T19:32:00Z">
        <w:r w:rsidRPr="40919A1A" w:rsidDel="003E45CA">
          <w:rPr>
            <w:lang w:val="en-US"/>
          </w:rPr>
          <w:delText>1</w:delText>
        </w:r>
      </w:del>
      <w:ins w:id="293" w:author="Craig Kelley" w:date="2025-06-04T19:32:00Z">
        <w:r w:rsidR="2B4B299D" w:rsidRPr="40919A1A">
          <w:rPr>
            <w:lang w:val="en-US"/>
          </w:rPr>
          <w:t>3</w:t>
        </w:r>
      </w:ins>
      <w:r w:rsidRPr="40919A1A">
        <w:rPr>
          <w:lang w:val="en-US"/>
        </w:rPr>
        <w:t xml:space="preserve">, Wilcoxon signed-rank test). </w:t>
      </w:r>
      <w:del w:id="294" w:author="Craig Kelley" w:date="2025-06-04T19:32:00Z">
        <w:r w:rsidRPr="40919A1A" w:rsidDel="003E45CA">
          <w:rPr>
            <w:lang w:val="en-US"/>
          </w:rPr>
          <w:delText xml:space="preserve">FS and RS units in all regions </w:delText>
        </w:r>
      </w:del>
      <w:ins w:id="295" w:author="Craig Kelley" w:date="2025-06-04T19:32:00Z">
        <w:r w:rsidR="1AB52FFA" w:rsidRPr="40919A1A">
          <w:rPr>
            <w:lang w:val="en-US"/>
          </w:rPr>
          <w:t xml:space="preserve">Many neurons </w:t>
        </w:r>
      </w:ins>
      <w:r w:rsidRPr="40919A1A">
        <w:rPr>
          <w:lang w:val="en-US"/>
        </w:rPr>
        <w:t xml:space="preserve">also exhibited reward-related changes in firing rate. On hit trials, </w:t>
      </w:r>
      <w:del w:id="296" w:author="Craig Kelley [2]" w:date="2025-07-01T16:04:00Z">
        <w:r w:rsidRPr="40919A1A" w:rsidDel="00BB5014">
          <w:rPr>
            <w:lang w:val="en-US"/>
          </w:rPr>
          <w:delText>firing rates</w:delText>
        </w:r>
      </w:del>
      <w:ins w:id="297" w:author="Craig Kelley [2]" w:date="2025-07-01T16:04:00Z">
        <w:r w:rsidR="00BB5014">
          <w:rPr>
            <w:lang w:val="en-US"/>
          </w:rPr>
          <w:t>some neuronal populations</w:t>
        </w:r>
      </w:ins>
      <w:r w:rsidRPr="40919A1A">
        <w:rPr>
          <w:lang w:val="en-US"/>
        </w:rPr>
        <w:t xml:space="preserve"> exhibit </w:t>
      </w:r>
      <w:del w:id="298" w:author="Craig Kelley" w:date="2025-06-04T19:33:00Z">
        <w:r w:rsidRPr="40919A1A" w:rsidDel="003E45CA">
          <w:rPr>
            <w:lang w:val="en-US"/>
          </w:rPr>
          <w:delText xml:space="preserve">local maxima </w:delText>
        </w:r>
      </w:del>
      <w:ins w:id="299" w:author="Craig Kelley" w:date="2025-06-04T19:33:00Z">
        <w:r w:rsidR="0EAA1F7A" w:rsidRPr="40919A1A">
          <w:rPr>
            <w:lang w:val="en-US"/>
          </w:rPr>
          <w:t xml:space="preserve">rapid increases in firing rate </w:t>
        </w:r>
      </w:ins>
      <w:r w:rsidRPr="40919A1A">
        <w:rPr>
          <w:lang w:val="en-US"/>
        </w:rPr>
        <w:t>immediately following reward</w:t>
      </w:r>
      <w:ins w:id="300" w:author="Craig Kelley" w:date="2025-06-04T19:33:00Z">
        <w:r w:rsidR="6E4D5979" w:rsidRPr="40919A1A">
          <w:rPr>
            <w:lang w:val="en-US"/>
          </w:rPr>
          <w:t xml:space="preserve"> (vertical dashed lines)</w:t>
        </w:r>
      </w:ins>
      <w:r w:rsidRPr="40919A1A">
        <w:rPr>
          <w:lang w:val="en-US"/>
        </w:rPr>
        <w:t xml:space="preserve">, with the most prominent increases in firing rate occurring in FS units in striatum, amygdala, and PFC. These differences in firing rates among regions, trial outcomes, and cell types were observed following stimulus presentation, but firing rates during baseline activity alone in any given cell population were not predictive of trial outcome. </w:t>
      </w:r>
    </w:p>
    <w:p w14:paraId="3702A24E" w14:textId="77777777" w:rsidR="00EB66ED" w:rsidRPr="00BB3ED6" w:rsidRDefault="00EB66ED"/>
    <w:p w14:paraId="7B194899" w14:textId="708C0A24" w:rsidR="00EB66ED" w:rsidRPr="00BB3ED6" w:rsidRDefault="003E45CA">
      <w:pPr>
        <w:jc w:val="both"/>
        <w:rPr>
          <w:lang w:val="en-US"/>
        </w:rPr>
      </w:pPr>
      <w:r w:rsidRPr="7E206AF7">
        <w:rPr>
          <w:lang w:val="en-US"/>
        </w:rPr>
        <w:t>In addition to single-unit activity, we recorded LFPs from all channels across the probes (</w:t>
      </w:r>
      <w:r w:rsidRPr="7E206AF7">
        <w:rPr>
          <w:b/>
          <w:bCs/>
          <w:lang w:val="en-US"/>
        </w:rPr>
        <w:t>Fig. 2F</w:t>
      </w:r>
      <w:r w:rsidR="335EA995" w:rsidRPr="7E206AF7">
        <w:rPr>
          <w:b/>
          <w:bCs/>
          <w:lang w:val="en-US"/>
        </w:rPr>
        <w:t>-H</w:t>
      </w:r>
      <w:r w:rsidRPr="7E206AF7">
        <w:rPr>
          <w:lang w:val="en-US"/>
        </w:rPr>
        <w:t>). In S1, striatum, and amygdala, there was little difference in the spectra of baseline LFPs (1 s prior to stimulus) between the different trial outcomes.</w:t>
      </w:r>
      <w:r w:rsidR="00C74C87" w:rsidRPr="7E206AF7">
        <w:rPr>
          <w:lang w:val="en-US"/>
        </w:rPr>
        <w:t xml:space="preserve"> </w:t>
      </w:r>
      <w:r w:rsidRPr="7E206AF7">
        <w:rPr>
          <w:lang w:val="en-US"/>
        </w:rPr>
        <w:t>We did, however, observe a significant</w:t>
      </w:r>
      <w:r w:rsidR="00C74C87" w:rsidRPr="7E206AF7">
        <w:rPr>
          <w:lang w:val="en-US"/>
        </w:rPr>
        <w:t xml:space="preserve"> </w:t>
      </w:r>
      <w:r w:rsidRPr="7E206AF7">
        <w:rPr>
          <w:lang w:val="en-US"/>
        </w:rPr>
        <w:t>overall reduction in spectral power (p = 5.90 x 10</w:t>
      </w:r>
      <w:r w:rsidRPr="7E206AF7">
        <w:rPr>
          <w:vertAlign w:val="superscript"/>
          <w:lang w:val="en-US"/>
        </w:rPr>
        <w:t>-16</w:t>
      </w:r>
      <w:r w:rsidRPr="7E206AF7">
        <w:rPr>
          <w:lang w:val="en-US"/>
        </w:rPr>
        <w:t>, 2-way ANOVA) and an increase in the slope of the spectrum in PFC prior to miss trials compared to hit trials (</w:t>
      </w:r>
      <w:r w:rsidRPr="7E206AF7">
        <w:rPr>
          <w:b/>
          <w:bCs/>
          <w:lang w:val="en-US"/>
        </w:rPr>
        <w:t>Fig. 2F</w:t>
      </w:r>
      <w:r w:rsidRPr="7E206AF7">
        <w:rPr>
          <w:lang w:val="en-US"/>
        </w:rPr>
        <w:t>).</w:t>
      </w:r>
      <w:r w:rsidR="00C74C87" w:rsidRPr="7E206AF7">
        <w:rPr>
          <w:lang w:val="en-US"/>
        </w:rPr>
        <w:t xml:space="preserve"> </w:t>
      </w:r>
      <w:r w:rsidR="77E544CF" w:rsidRPr="7E206AF7">
        <w:rPr>
          <w:lang w:val="en-US"/>
        </w:rPr>
        <w:t xml:space="preserve">Averaging spectra like this can mask </w:t>
      </w:r>
      <w:r w:rsidR="78403C1F" w:rsidRPr="7E206AF7">
        <w:rPr>
          <w:lang w:val="en-US"/>
        </w:rPr>
        <w:t xml:space="preserve">features </w:t>
      </w:r>
      <w:r w:rsidR="77E544CF" w:rsidRPr="7E206AF7">
        <w:rPr>
          <w:lang w:val="en-US"/>
        </w:rPr>
        <w:t xml:space="preserve">like local peaks, so we </w:t>
      </w:r>
      <w:r w:rsidR="7A0D1E99" w:rsidRPr="7E206AF7">
        <w:rPr>
          <w:lang w:val="en-US"/>
        </w:rPr>
        <w:t xml:space="preserve">employed a method which separately parameterized the </w:t>
      </w:r>
      <w:r w:rsidR="101743D7" w:rsidRPr="7E206AF7">
        <w:rPr>
          <w:lang w:val="en-US"/>
        </w:rPr>
        <w:t>a</w:t>
      </w:r>
      <w:r w:rsidR="7A0D1E99" w:rsidRPr="7E206AF7">
        <w:rPr>
          <w:lang w:val="en-US"/>
        </w:rPr>
        <w:t xml:space="preserve">periodic </w:t>
      </w:r>
      <w:r w:rsidR="20043BF7" w:rsidRPr="7E206AF7">
        <w:rPr>
          <w:lang w:val="en-US"/>
        </w:rPr>
        <w:t xml:space="preserve">components </w:t>
      </w:r>
      <w:r w:rsidR="7DFBC881" w:rsidRPr="7E206AF7">
        <w:rPr>
          <w:lang w:val="en-US"/>
        </w:rPr>
        <w:t xml:space="preserve">(1/f-like dynamics) </w:t>
      </w:r>
      <w:r w:rsidR="7A0D1E99" w:rsidRPr="7E206AF7">
        <w:rPr>
          <w:lang w:val="en-US"/>
        </w:rPr>
        <w:t xml:space="preserve">and periodic components </w:t>
      </w:r>
      <w:r w:rsidR="79905260" w:rsidRPr="7E206AF7">
        <w:rPr>
          <w:lang w:val="en-US"/>
        </w:rPr>
        <w:t xml:space="preserve">(local peaks) </w:t>
      </w:r>
      <w:r w:rsidR="7A0D1E99" w:rsidRPr="7E206AF7">
        <w:rPr>
          <w:lang w:val="en-US"/>
        </w:rPr>
        <w:t xml:space="preserve">of LFP spectra </w:t>
      </w:r>
      <w:r w:rsidRPr="7E206AF7">
        <w:rPr>
          <w:lang w:val="en-US"/>
        </w:rPr>
        <w:fldChar w:fldCharType="begin"/>
      </w:r>
      <w:r w:rsidRPr="7E206AF7">
        <w:rPr>
          <w:lang w:val="en-US"/>
        </w:rPr>
        <w:instrText xml:space="preserve"> ADDIN EN.CITE &lt;EndNote&gt;&lt;Cite&gt;&lt;Author&gt;Donoghue&lt;/Author&gt;&lt;Year&gt;2020&lt;/Year&gt;&lt;RecNum&gt;2746&lt;/RecNum&gt;&lt;DisplayText&gt;(Donoghue et al., 2020)&lt;/DisplayText&gt;&lt;record&gt;&lt;rec-number&gt;2746&lt;/rec-number&gt;&lt;foreign-keys&gt;&lt;key app="EN" db-id="5dp59vdti2f293estrn55zpla5rdts2xrvte" timestamp="1689085948" guid="b522f1ff-6b09-45dc-9510-b4c8df2176cc"&gt;2746&lt;/key&gt;&lt;/foreign-keys&gt;&lt;ref-type name="Journal Article"&gt;17&lt;/ref-type&gt;&lt;contributors&gt;&lt;authors&gt;&lt;author&gt;Donoghue, Thomas&lt;/author&gt;&lt;author&gt;Haller, Matar&lt;/author&gt;&lt;author&gt;Peterson, Erik J.&lt;/author&gt;&lt;author&gt;Varma, Paroma&lt;/author&gt;&lt;author&gt;Sebastian, Priyadarshini&lt;/author&gt;&lt;author&gt;Gao, Richard&lt;/author&gt;&lt;author&gt;Noto, Torben&lt;/author&gt;&lt;author&gt;Lara, Antonio H.&lt;/author&gt;&lt;author&gt;Wallis, Joni D.&lt;/author&gt;&lt;author&gt;Knight, Robert T.&lt;/author&gt;&lt;author&gt;Shestyuk, Avgusta&lt;/author&gt;&lt;author&gt;Voytek, Bradley&lt;/author&gt;&lt;/authors&gt;&lt;/contributors&gt;&lt;titles&gt;&lt;title&gt;Parameterizing neural power spectra into periodic and aperiodic components&lt;/title&gt;&lt;secondary-title&gt;Nature Neuroscience&lt;/secondary-title&gt;&lt;/titles&gt;&lt;periodical&gt;&lt;full-title&gt;Nature Neuroscience&lt;/full-title&gt;&lt;/periodical&gt;&lt;pages&gt;1655-1665&lt;/pages&gt;&lt;volume&gt;23&lt;/volume&gt;&lt;number&gt;12&lt;/number&gt;&lt;dates&gt;&lt;year&gt;2020&lt;/year&gt;&lt;pub-dates&gt;&lt;date&gt;2020/12/01&lt;/date&gt;&lt;/pub-dates&gt;&lt;/dates&gt;&lt;isbn&gt;1546-1726&lt;/isbn&gt;&lt;urls&gt;&lt;related-urls&gt;&lt;url&gt;https://doi.org/10.1038/s41593-020-00744-x&lt;/url&gt;&lt;/related-urls&gt;&lt;/urls&gt;&lt;electronic-resource-num&gt;10.1038/s41593-020-00744-x&lt;/electronic-resource-num&gt;&lt;/record&gt;&lt;/Cite&gt;&lt;/EndNote&gt;</w:instrText>
      </w:r>
      <w:r w:rsidRPr="7E206AF7">
        <w:rPr>
          <w:lang w:val="en-US"/>
        </w:rPr>
        <w:fldChar w:fldCharType="separate"/>
      </w:r>
      <w:r w:rsidR="002D492D" w:rsidRPr="7E206AF7">
        <w:rPr>
          <w:noProof/>
          <w:lang w:val="en-US"/>
        </w:rPr>
        <w:t>(Donoghue et al., 2020)</w:t>
      </w:r>
      <w:r w:rsidRPr="7E206AF7">
        <w:rPr>
          <w:lang w:val="en-US"/>
        </w:rPr>
        <w:fldChar w:fldCharType="end"/>
      </w:r>
      <w:r w:rsidR="7A0D1E99" w:rsidRPr="7E206AF7">
        <w:rPr>
          <w:lang w:val="en-US"/>
        </w:rPr>
        <w:t>.</w:t>
      </w:r>
      <w:r w:rsidR="202830C7" w:rsidRPr="7E206AF7">
        <w:rPr>
          <w:lang w:val="en-US"/>
        </w:rPr>
        <w:t xml:space="preserve"> We identified periodic components in </w:t>
      </w:r>
      <w:r w:rsidR="7D962318" w:rsidRPr="7E206AF7">
        <w:rPr>
          <w:lang w:val="en-US"/>
        </w:rPr>
        <w:t xml:space="preserve">baseline LFP </w:t>
      </w:r>
      <w:r w:rsidR="202830C7" w:rsidRPr="7E206AF7">
        <w:rPr>
          <w:lang w:val="en-US"/>
        </w:rPr>
        <w:t>spectra averaged across trials of each outcome in each</w:t>
      </w:r>
      <w:r w:rsidR="4973C605" w:rsidRPr="7E206AF7">
        <w:rPr>
          <w:lang w:val="en-US"/>
        </w:rPr>
        <w:t xml:space="preserve"> session. </w:t>
      </w:r>
      <w:r w:rsidR="17B2EF6D" w:rsidRPr="7E206AF7">
        <w:rPr>
          <w:lang w:val="en-US"/>
        </w:rPr>
        <w:t xml:space="preserve"> </w:t>
      </w:r>
      <w:r w:rsidR="7E5F5677" w:rsidRPr="7E206AF7">
        <w:rPr>
          <w:lang w:val="en-US"/>
        </w:rPr>
        <w:t>P</w:t>
      </w:r>
      <w:r w:rsidR="17B2EF6D" w:rsidRPr="7E206AF7">
        <w:rPr>
          <w:lang w:val="en-US"/>
        </w:rPr>
        <w:t>eriodic components in the</w:t>
      </w:r>
      <w:ins w:id="301" w:author="Craig Kelley [2]" w:date="2025-07-01T16:06:00Z">
        <w:r w:rsidR="00BB5014">
          <w:rPr>
            <w:lang w:val="en-US"/>
          </w:rPr>
          <w:t xml:space="preserve"> theta and</w:t>
        </w:r>
      </w:ins>
      <w:r w:rsidR="17B2EF6D" w:rsidRPr="7E206AF7">
        <w:rPr>
          <w:lang w:val="en-US"/>
        </w:rPr>
        <w:t xml:space="preserve"> alpha range</w:t>
      </w:r>
      <w:ins w:id="302" w:author="Craig Kelley [2]" w:date="2025-07-01T16:07:00Z">
        <w:r w:rsidR="00BB5014">
          <w:rPr>
            <w:lang w:val="en-US"/>
          </w:rPr>
          <w:t xml:space="preserve">s </w:t>
        </w:r>
      </w:ins>
      <w:del w:id="303" w:author="Craig Kelley [2]" w:date="2025-07-01T16:07:00Z">
        <w:r w:rsidR="17B2EF6D" w:rsidRPr="7E206AF7" w:rsidDel="00BB5014">
          <w:rPr>
            <w:lang w:val="en-US"/>
          </w:rPr>
          <w:delText xml:space="preserve"> </w:delText>
        </w:r>
      </w:del>
      <w:r w:rsidR="17B2EF6D" w:rsidRPr="7E206AF7">
        <w:rPr>
          <w:lang w:val="en-US"/>
        </w:rPr>
        <w:t>(~</w:t>
      </w:r>
      <w:del w:id="304" w:author="Craig Kelley [2]" w:date="2025-07-01T16:07:00Z">
        <w:r w:rsidR="17B2EF6D" w:rsidRPr="7E206AF7" w:rsidDel="00BB5014">
          <w:rPr>
            <w:lang w:val="en-US"/>
          </w:rPr>
          <w:delText xml:space="preserve">8 </w:delText>
        </w:r>
      </w:del>
      <w:ins w:id="305" w:author="Craig Kelley [2]" w:date="2025-07-01T16:07:00Z">
        <w:r w:rsidR="00BB5014">
          <w:rPr>
            <w:lang w:val="en-US"/>
          </w:rPr>
          <w:t>7.5</w:t>
        </w:r>
        <w:r w:rsidR="00BB5014" w:rsidRPr="7E206AF7">
          <w:rPr>
            <w:lang w:val="en-US"/>
          </w:rPr>
          <w:t xml:space="preserve"> </w:t>
        </w:r>
      </w:ins>
      <w:r w:rsidR="17B2EF6D" w:rsidRPr="7E206AF7">
        <w:rPr>
          <w:lang w:val="en-US"/>
        </w:rPr>
        <w:t>Hz in S1, ~10 Hz elsewhere)</w:t>
      </w:r>
      <w:r w:rsidR="796EBAEC" w:rsidRPr="7E206AF7">
        <w:rPr>
          <w:lang w:val="en-US"/>
        </w:rPr>
        <w:t xml:space="preserve"> were common; however,</w:t>
      </w:r>
      <w:r w:rsidR="7A0D1E99" w:rsidRPr="7E206AF7">
        <w:rPr>
          <w:lang w:val="en-US"/>
        </w:rPr>
        <w:t xml:space="preserve"> </w:t>
      </w:r>
      <w:r w:rsidR="295D1B94" w:rsidRPr="7E206AF7">
        <w:rPr>
          <w:lang w:val="en-US"/>
        </w:rPr>
        <w:t xml:space="preserve">on average the </w:t>
      </w:r>
      <w:r w:rsidR="1FC9208C" w:rsidRPr="7E206AF7">
        <w:rPr>
          <w:lang w:val="en-US"/>
        </w:rPr>
        <w:t>center-frequency of local peaks in the spectra tend</w:t>
      </w:r>
      <w:r w:rsidR="65D591F7" w:rsidRPr="7E206AF7">
        <w:rPr>
          <w:lang w:val="en-US"/>
        </w:rPr>
        <w:t>ed</w:t>
      </w:r>
      <w:r w:rsidR="1FC9208C" w:rsidRPr="7E206AF7">
        <w:rPr>
          <w:lang w:val="en-US"/>
        </w:rPr>
        <w:t xml:space="preserve"> to be higher</w:t>
      </w:r>
      <w:r w:rsidR="5AFC1585" w:rsidRPr="7E206AF7">
        <w:rPr>
          <w:lang w:val="en-US"/>
        </w:rPr>
        <w:t xml:space="preserve"> (high alpha or beta frequencies)</w:t>
      </w:r>
      <w:del w:id="306" w:author="Craig Kelley" w:date="2025-06-10T13:53:00Z">
        <w:r w:rsidRPr="7E206AF7" w:rsidDel="31FAF898">
          <w:rPr>
            <w:lang w:val="en-US"/>
          </w:rPr>
          <w:delText>,</w:delText>
        </w:r>
        <w:r w:rsidRPr="7E206AF7" w:rsidDel="1FC9208C">
          <w:rPr>
            <w:lang w:val="en-US"/>
          </w:rPr>
          <w:delText xml:space="preserve"> </w:delText>
        </w:r>
        <w:r w:rsidRPr="7E206AF7" w:rsidDel="20C1CD5E">
          <w:rPr>
            <w:lang w:val="en-US"/>
          </w:rPr>
          <w:delText>while their relative power ten</w:delText>
        </w:r>
        <w:r w:rsidRPr="7E206AF7" w:rsidDel="061B5537">
          <w:rPr>
            <w:lang w:val="en-US"/>
          </w:rPr>
          <w:delText>d</w:delText>
        </w:r>
        <w:r w:rsidRPr="7E206AF7" w:rsidDel="743ADB15">
          <w:rPr>
            <w:lang w:val="en-US"/>
          </w:rPr>
          <w:delText>ed</w:delText>
        </w:r>
        <w:r w:rsidRPr="7E206AF7" w:rsidDel="061B5537">
          <w:rPr>
            <w:lang w:val="en-US"/>
          </w:rPr>
          <w:delText xml:space="preserve"> </w:delText>
        </w:r>
        <w:r w:rsidRPr="7E206AF7" w:rsidDel="20C1CD5E">
          <w:rPr>
            <w:lang w:val="en-US"/>
          </w:rPr>
          <w:delText>to be lower</w:delText>
        </w:r>
        <w:r w:rsidRPr="7E206AF7" w:rsidDel="313EF5EF">
          <w:rPr>
            <w:lang w:val="en-US"/>
          </w:rPr>
          <w:delText>,</w:delText>
        </w:r>
      </w:del>
      <w:r w:rsidR="20C1CD5E" w:rsidRPr="7E206AF7">
        <w:rPr>
          <w:lang w:val="en-US"/>
        </w:rPr>
        <w:t xml:space="preserve"> </w:t>
      </w:r>
      <w:r w:rsidR="1FC9208C" w:rsidRPr="7E206AF7">
        <w:rPr>
          <w:lang w:val="en-US"/>
        </w:rPr>
        <w:t>prior to miss trials compared to</w:t>
      </w:r>
      <w:r w:rsidR="1B58B9F2" w:rsidRPr="7E206AF7">
        <w:rPr>
          <w:lang w:val="en-US"/>
        </w:rPr>
        <w:t xml:space="preserve"> other outcomes </w:t>
      </w:r>
      <w:r w:rsidR="4D312E8B" w:rsidRPr="7E206AF7">
        <w:rPr>
          <w:lang w:val="en-US"/>
        </w:rPr>
        <w:t xml:space="preserve">(11.0 ± 1.4 Hz in S1, 16 ± </w:t>
      </w:r>
      <w:r w:rsidR="6A0E8487" w:rsidRPr="7E206AF7">
        <w:rPr>
          <w:lang w:val="en-US"/>
        </w:rPr>
        <w:t>2.4 Hz in PFC, 14</w:t>
      </w:r>
      <w:r w:rsidR="59D5DDB7" w:rsidRPr="7E206AF7">
        <w:rPr>
          <w:lang w:val="en-US"/>
        </w:rPr>
        <w:t>.3</w:t>
      </w:r>
      <w:r w:rsidR="6A0E8487" w:rsidRPr="7E206AF7">
        <w:rPr>
          <w:lang w:val="en-US"/>
        </w:rPr>
        <w:t xml:space="preserve"> ± </w:t>
      </w:r>
      <w:r w:rsidR="7E2B6F81" w:rsidRPr="7E206AF7">
        <w:rPr>
          <w:lang w:val="en-US"/>
        </w:rPr>
        <w:t xml:space="preserve">2.1 Hz in striatum, and 14.4 ± 2.2 Hz in amygdala </w:t>
      </w:r>
      <w:r w:rsidR="1B58B9F2" w:rsidRPr="7E206AF7">
        <w:rPr>
          <w:lang w:val="en-US"/>
        </w:rPr>
        <w:t>(</w:t>
      </w:r>
      <w:r w:rsidR="1B58B9F2" w:rsidRPr="7E206AF7">
        <w:rPr>
          <w:b/>
          <w:bCs/>
          <w:lang w:val="en-US"/>
        </w:rPr>
        <w:t>Fig. 2G</w:t>
      </w:r>
      <w:r w:rsidR="1B58B9F2" w:rsidRPr="7E206AF7">
        <w:rPr>
          <w:lang w:val="en-US"/>
        </w:rPr>
        <w:t>).</w:t>
      </w:r>
      <w:ins w:id="307" w:author="Craig Kelley [2]" w:date="2025-07-01T16:07:00Z">
        <w:r w:rsidR="0059467B">
          <w:rPr>
            <w:lang w:val="en-US"/>
          </w:rPr>
          <w:t xml:space="preserve">  We computed current source density </w:t>
        </w:r>
      </w:ins>
      <w:ins w:id="308" w:author="Craig Kelley [2]" w:date="2025-07-01T16:08:00Z">
        <w:r w:rsidR="0059467B">
          <w:rPr>
            <w:lang w:val="en-US"/>
          </w:rPr>
          <w:t>in S1 across go stimulus trials to validate and adjust where necessary our assignment of cortical layers</w:t>
        </w:r>
      </w:ins>
      <w:ins w:id="309" w:author="Craig Kelley [2]" w:date="2025-07-01T16:09:00Z">
        <w:r w:rsidR="0059467B">
          <w:rPr>
            <w:lang w:val="en-US"/>
          </w:rPr>
          <w:t xml:space="preserve"> (</w:t>
        </w:r>
        <w:r w:rsidR="0059467B">
          <w:rPr>
            <w:b/>
            <w:bCs/>
            <w:lang w:val="en-US"/>
          </w:rPr>
          <w:t>Fig. 2H</w:t>
        </w:r>
        <w:r w:rsidR="0059467B" w:rsidRPr="0059467B">
          <w:rPr>
            <w:lang w:val="en-US"/>
            <w:rPrChange w:id="310" w:author="Craig Kelley [2]" w:date="2025-07-01T16:09:00Z">
              <w:rPr>
                <w:b/>
                <w:bCs/>
                <w:lang w:val="en-US"/>
              </w:rPr>
            </w:rPrChange>
          </w:rPr>
          <w:t>)</w:t>
        </w:r>
      </w:ins>
      <w:ins w:id="311" w:author="Craig Kelley [2]" w:date="2025-07-01T16:08:00Z">
        <w:r w:rsidR="0059467B">
          <w:rPr>
            <w:lang w:val="en-US"/>
          </w:rPr>
          <w:t>.</w:t>
        </w:r>
      </w:ins>
      <w:r w:rsidR="1B58B9F2" w:rsidRPr="7E206AF7">
        <w:rPr>
          <w:lang w:val="en-US"/>
        </w:rPr>
        <w:t xml:space="preserve">  </w:t>
      </w:r>
      <w:r w:rsidRPr="7E206AF7">
        <w:rPr>
          <w:lang w:val="en-US"/>
        </w:rPr>
        <w:t xml:space="preserve">Since we were particularly interested in the relationship between spiking activity and the </w:t>
      </w:r>
      <w:r w:rsidRPr="7E206AF7">
        <w:rPr>
          <w:lang w:val="en-US"/>
        </w:rPr>
        <w:lastRenderedPageBreak/>
        <w:t>phase of alpha oscillations, we measured the average phase shift in the alpha band between a reference electrode (in layer 5 for the S1-striatum-amygdala implants and in prelimbic cortex (PL) for the PFC implants) and all other electrodes along the probe during baseline activity (3 s prior to stimulus) across all trials (</w:t>
      </w:r>
      <w:r w:rsidRPr="7E206AF7">
        <w:rPr>
          <w:b/>
          <w:bCs/>
          <w:lang w:val="en-US"/>
        </w:rPr>
        <w:t xml:space="preserve">Fig. </w:t>
      </w:r>
      <w:del w:id="312" w:author="Craig Kelley [2]" w:date="2025-07-01T16:09:00Z">
        <w:r w:rsidRPr="7E206AF7" w:rsidDel="0059467B">
          <w:rPr>
            <w:b/>
            <w:bCs/>
            <w:lang w:val="en-US"/>
          </w:rPr>
          <w:delText>2</w:delText>
        </w:r>
        <w:r w:rsidR="21B08ABE" w:rsidRPr="7E206AF7" w:rsidDel="0059467B">
          <w:rPr>
            <w:b/>
            <w:bCs/>
            <w:lang w:val="en-US"/>
          </w:rPr>
          <w:delText>H</w:delText>
        </w:r>
      </w:del>
      <w:ins w:id="313" w:author="Craig Kelley [2]" w:date="2025-07-01T16:09:00Z">
        <w:r w:rsidR="0059467B" w:rsidRPr="7E206AF7">
          <w:rPr>
            <w:b/>
            <w:bCs/>
            <w:lang w:val="en-US"/>
          </w:rPr>
          <w:t>2</w:t>
        </w:r>
        <w:r w:rsidR="0059467B">
          <w:rPr>
            <w:b/>
            <w:bCs/>
            <w:lang w:val="en-US"/>
          </w:rPr>
          <w:t>I</w:t>
        </w:r>
      </w:ins>
      <w:r w:rsidRPr="7E206AF7">
        <w:rPr>
          <w:lang w:val="en-US"/>
        </w:rPr>
        <w:t>).</w:t>
      </w:r>
      <w:r w:rsidR="00C74C87" w:rsidRPr="7E206AF7">
        <w:rPr>
          <w:lang w:val="en-US"/>
        </w:rPr>
        <w:t xml:space="preserve"> </w:t>
      </w:r>
      <w:r w:rsidRPr="7E206AF7">
        <w:rPr>
          <w:lang w:val="en-US"/>
        </w:rPr>
        <w:t>There was little phase shift in the alpha band within S1 (except on the most superficial electrodes) and PFC relative to the reference electrodes, but there was a fairly uniform phase shift of ~ 1 radian in striatum and amygdala relative to their reference electrode in layer 5 of S1.</w:t>
      </w:r>
    </w:p>
    <w:p w14:paraId="1403139D" w14:textId="77777777" w:rsidR="00EB66ED" w:rsidRPr="00BB3ED6" w:rsidRDefault="00EB66ED"/>
    <w:p w14:paraId="55143597" w14:textId="3EE23B31" w:rsidR="00EB66ED" w:rsidRPr="00BB3ED6" w:rsidRDefault="003E45CA">
      <w:r w:rsidRPr="00BB3ED6">
        <w:rPr>
          <w:b/>
          <w:i/>
        </w:rPr>
        <w:t xml:space="preserve">Alpha phase modulation of </w:t>
      </w:r>
      <w:r w:rsidR="00822075" w:rsidRPr="00BB3ED6">
        <w:rPr>
          <w:b/>
          <w:i/>
        </w:rPr>
        <w:t>single-</w:t>
      </w:r>
      <w:r w:rsidR="00CB5BE2" w:rsidRPr="00BB3ED6">
        <w:rPr>
          <w:b/>
          <w:i/>
        </w:rPr>
        <w:t xml:space="preserve">unit </w:t>
      </w:r>
      <w:r w:rsidRPr="00BB3ED6">
        <w:rPr>
          <w:b/>
          <w:i/>
        </w:rPr>
        <w:t>spiking across brain regions</w:t>
      </w:r>
    </w:p>
    <w:p w14:paraId="0358CD9B" w14:textId="453ACFD0" w:rsidR="00EB66ED" w:rsidRPr="00BB3ED6" w:rsidRDefault="003E45CA" w:rsidP="40919A1A">
      <w:pPr>
        <w:jc w:val="both"/>
        <w:rPr>
          <w:del w:id="314" w:author="Craig Kelley" w:date="2025-06-05T13:20:00Z"/>
          <w:lang w:val="en-US"/>
        </w:rPr>
      </w:pPr>
      <w:commentRangeStart w:id="315"/>
      <w:del w:id="316" w:author="Craig Kelley" w:date="2025-06-05T13:20:00Z">
        <w:r w:rsidRPr="46B18DD8" w:rsidDel="003E45CA">
          <w:rPr>
            <w:lang w:val="en-US"/>
          </w:rPr>
          <w:delText xml:space="preserve">Even during brief time windows, the timing of spiking activity in some neurons exhibited a clear relationship with the phase of the alpha oscillation. </w:delText>
        </w:r>
        <w:r w:rsidRPr="46B18DD8" w:rsidDel="003E45CA">
          <w:rPr>
            <w:b/>
            <w:bCs/>
            <w:lang w:val="en-US"/>
          </w:rPr>
          <w:delText>Figure 3A</w:delText>
        </w:r>
        <w:r w:rsidRPr="46B18DD8" w:rsidDel="003E45CA">
          <w:rPr>
            <w:lang w:val="en-US"/>
          </w:rPr>
          <w:delText xml:space="preserve"> shows a single example neuron, specifically an FS unit from S1, whose spiking activity was significantly modulated by the phase of an ongoing alpha oscillation (8 - 12 Hz) during 3s of baseline activity prior to a hit trial (p = 0.002, Rayleigh’s test). The LFP recorded on the same channel as the neuron was bandpass filtered from 8 - 12 Hz (</w:delText>
        </w:r>
        <w:r w:rsidRPr="46B18DD8" w:rsidDel="003E45CA">
          <w:rPr>
            <w:b/>
            <w:bCs/>
            <w:lang w:val="en-US"/>
          </w:rPr>
          <w:delText>Fig. 3A top</w:delText>
        </w:r>
        <w:r w:rsidRPr="46B18DD8" w:rsidDel="003E45CA">
          <w:rPr>
            <w:lang w:val="en-US"/>
          </w:rPr>
          <w:delText>), and the instantaneous phase of the alpha band was computed using the Hilbert transform (</w:delText>
        </w:r>
        <w:r w:rsidRPr="46B18DD8" w:rsidDel="003E45CA">
          <w:rPr>
            <w:b/>
            <w:bCs/>
            <w:lang w:val="en-US"/>
          </w:rPr>
          <w:delText>Fig. 3A center</w:delText>
        </w:r>
        <w:r w:rsidRPr="46B18DD8" w:rsidDel="003E45CA">
          <w:rPr>
            <w:lang w:val="en-US"/>
          </w:rPr>
          <w:delText>). Spikes were then registered to the instantaneous phase of the alpha oscillation. To visualize the distribution of spikes, we computed the probability density of spiking at binned phases of alpha and fit a von Mises distribution (circular analog of normal distribution) (</w:delText>
        </w:r>
        <w:r w:rsidRPr="46B18DD8" w:rsidDel="003E45CA">
          <w:rPr>
            <w:b/>
            <w:bCs/>
            <w:lang w:val="en-US"/>
          </w:rPr>
          <w:delText>Fig. 3A bottom</w:delText>
        </w:r>
        <w:r w:rsidRPr="46B18DD8" w:rsidDel="003E45CA">
          <w:rPr>
            <w:lang w:val="en-US"/>
          </w:rPr>
          <w:delText>). To identify neurons whose baseline activity was significantly alpha phase modulated</w:delText>
        </w:r>
      </w:del>
      <w:ins w:id="317" w:author="Craig Kelley" w:date="2025-06-23T13:50:00Z">
        <w:del w:id="318" w:author="Craig Kelley [2]" w:date="2025-07-01T16:09:00Z">
          <w:r w:rsidR="57A70B1B" w:rsidRPr="46B18DD8" w:rsidDel="0059467B">
            <w:rPr>
              <w:lang w:val="en-US"/>
            </w:rPr>
            <w:delText>phase modulated</w:delText>
          </w:r>
        </w:del>
      </w:ins>
      <w:del w:id="319" w:author="Craig Kelley [2]" w:date="2025-07-01T16:09:00Z">
        <w:r w:rsidRPr="46B18DD8" w:rsidDel="0059467B">
          <w:rPr>
            <w:lang w:val="en-US"/>
          </w:rPr>
          <w:delText xml:space="preserve"> over the course of the whole session, we pooled the instantaneous alpha phases of all spikes during 3 seconds of baseline activity across all trials, regardless of outcome (360 trials or 18 minutes of baseline activity, on average) and performed Rayleigh’s test for nonuniformity for all single-units recorded. If the p-value from Rayleigh’s test was less than 0.05 divided by the number of single-units recorded on a given session, that neuron was considered significantly phase modulated</w:delText>
        </w:r>
      </w:del>
      <w:ins w:id="320" w:author="Craig Kelley" w:date="2025-06-23T13:50:00Z">
        <w:del w:id="321" w:author="Craig Kelley [2]" w:date="2025-07-01T16:09:00Z">
          <w:r w:rsidR="57A70B1B" w:rsidRPr="46B18DD8" w:rsidDel="0059467B">
            <w:rPr>
              <w:lang w:val="en-US"/>
            </w:rPr>
            <w:delText>phase modulated</w:delText>
          </w:r>
        </w:del>
      </w:ins>
      <w:del w:id="322" w:author="Craig Kelley" w:date="2025-06-05T13:20:00Z">
        <w:r w:rsidRPr="46B18DD8" w:rsidDel="003E45CA">
          <w:rPr>
            <w:lang w:val="en-US"/>
          </w:rPr>
          <w:delText xml:space="preserve">. </w:delText>
        </w:r>
      </w:del>
      <w:commentRangeEnd w:id="315"/>
      <w:r>
        <w:rPr>
          <w:rStyle w:val="CommentReference"/>
        </w:rPr>
        <w:commentReference w:id="315"/>
      </w:r>
    </w:p>
    <w:p w14:paraId="00D46E6E" w14:textId="44A34733" w:rsidR="00EB66ED" w:rsidRPr="00BB3ED6" w:rsidDel="0059467B" w:rsidRDefault="00EB66ED">
      <w:pPr>
        <w:rPr>
          <w:del w:id="323" w:author="Craig Kelley [2]" w:date="2025-07-01T16:09:00Z"/>
        </w:rPr>
      </w:pPr>
    </w:p>
    <w:p w14:paraId="1B0FA70A" w14:textId="3EB662C1" w:rsidR="00EB66ED" w:rsidRPr="00BB3ED6" w:rsidRDefault="003E45CA" w:rsidP="40919A1A">
      <w:pPr>
        <w:rPr>
          <w:ins w:id="324" w:author="Craig Kelley" w:date="2025-06-05T17:33:00Z"/>
        </w:rPr>
      </w:pPr>
      <w:r>
        <w:t>Phase modulation of single neuron spiking activity</w:t>
      </w:r>
      <w:ins w:id="325" w:author="Craig Kelley" w:date="2025-06-05T15:27:00Z">
        <w:r w:rsidR="45887185">
          <w:t xml:space="preserve"> varied in prevalence by brain region.</w:t>
        </w:r>
      </w:ins>
      <w:r>
        <w:t xml:space="preserve"> </w:t>
      </w:r>
      <w:ins w:id="326" w:author="Craig Kelley" w:date="2025-06-05T15:27:00Z">
        <w:r w:rsidR="692BB6B1">
          <w:t xml:space="preserve">Alpha phase modulation </w:t>
        </w:r>
      </w:ins>
      <w:r>
        <w:t>was commonplace in neocortex and comparatively rare in subcortical regions (</w:t>
      </w:r>
      <w:r w:rsidRPr="46B18DD8">
        <w:rPr>
          <w:b/>
          <w:bCs/>
        </w:rPr>
        <w:t>Fig. 3B</w:t>
      </w:r>
      <w:r>
        <w:t>).</w:t>
      </w:r>
      <w:r w:rsidR="00C74C87">
        <w:t xml:space="preserve"> </w:t>
      </w:r>
      <w:ins w:id="327" w:author="Craig Kelley" w:date="2025-06-23T13:50:00Z">
        <w:r w:rsidR="57A70B1B">
          <w:t>Phase modulated</w:t>
        </w:r>
      </w:ins>
      <w:ins w:id="328" w:author="Craig Kelley" w:date="2025-06-05T14:34:00Z">
        <w:r w:rsidR="66F42AB8">
          <w:t xml:space="preserve"> units were more common in S1</w:t>
        </w:r>
      </w:ins>
      <w:ins w:id="329" w:author="Craig Kelley" w:date="2025-06-05T14:35:00Z">
        <w:r w:rsidR="66F42AB8">
          <w:t xml:space="preserve"> (</w:t>
        </w:r>
      </w:ins>
      <w:ins w:id="330" w:author="Craig Kelley" w:date="2025-06-05T14:37:00Z">
        <w:r w:rsidR="736BC183">
          <w:t xml:space="preserve">67.8 </w:t>
        </w:r>
      </w:ins>
      <w:ins w:id="331" w:author="Craig Kelley" w:date="2025-06-05T14:40:00Z">
        <w:r w:rsidR="57A9FAAE">
          <w:t>±</w:t>
        </w:r>
      </w:ins>
      <w:del w:id="332" w:author="Craig Kelley" w:date="2025-06-05T14:40:00Z">
        <w:r w:rsidRPr="46B18DD8" w:rsidDel="003E45CA">
          <w:rPr>
            <w:lang w:val="en-US"/>
          </w:rPr>
          <w:delText>±</w:delText>
        </w:r>
      </w:del>
      <w:ins w:id="333" w:author="Craig Kelley" w:date="2025-06-05T14:38:00Z">
        <w:r w:rsidR="5CA75E23" w:rsidRPr="46B18DD8">
          <w:rPr>
            <w:lang w:val="en-US"/>
          </w:rPr>
          <w:t>3.0% per session) than in</w:t>
        </w:r>
        <w:r w:rsidR="62608DD2" w:rsidRPr="46B18DD8">
          <w:rPr>
            <w:lang w:val="en-US"/>
          </w:rPr>
          <w:t xml:space="preserve"> stria</w:t>
        </w:r>
      </w:ins>
      <w:ins w:id="334" w:author="Craig Kelley" w:date="2025-06-05T14:39:00Z">
        <w:r w:rsidR="62608DD2" w:rsidRPr="46B18DD8">
          <w:rPr>
            <w:lang w:val="en-US"/>
          </w:rPr>
          <w:t xml:space="preserve">tum (13.7 </w:t>
        </w:r>
      </w:ins>
      <w:del w:id="335" w:author="Craig Kelley" w:date="2025-06-05T14:40:00Z">
        <w:r w:rsidRPr="46B18DD8" w:rsidDel="003E45CA">
          <w:rPr>
            <w:lang w:val="en-US"/>
          </w:rPr>
          <w:delText>±</w:delText>
        </w:r>
      </w:del>
      <w:ins w:id="336" w:author="Craig Kelley" w:date="2025-06-05T14:40:00Z">
        <w:r w:rsidR="061C57D4">
          <w:t>±</w:t>
        </w:r>
      </w:ins>
      <w:ins w:id="337" w:author="Craig Kelley" w:date="2025-06-05T14:39:00Z">
        <w:r w:rsidR="38B957F3" w:rsidRPr="46B18DD8">
          <w:rPr>
            <w:lang w:val="en-US"/>
          </w:rPr>
          <w:t xml:space="preserve"> 2.6%) </w:t>
        </w:r>
        <w:del w:id="338" w:author="Craig Kelley [2]" w:date="2025-07-01T16:10:00Z">
          <w:r w:rsidR="38B957F3" w:rsidRPr="46B18DD8" w:rsidDel="0059467B">
            <w:rPr>
              <w:lang w:val="en-US"/>
            </w:rPr>
            <w:delText>and</w:delText>
          </w:r>
        </w:del>
      </w:ins>
      <w:ins w:id="339" w:author="Craig Kelley" w:date="2025-06-05T15:26:00Z">
        <w:del w:id="340" w:author="Craig Kelley [2]" w:date="2025-07-01T16:11:00Z">
          <w:r w:rsidR="5BC348D4" w:rsidRPr="46B18DD8" w:rsidDel="00487823">
            <w:rPr>
              <w:lang w:val="en-US"/>
            </w:rPr>
            <w:delText xml:space="preserve"> amygdala</w:delText>
          </w:r>
        </w:del>
      </w:ins>
      <w:ins w:id="341" w:author="Craig Kelley [2]" w:date="2025-07-01T16:11:00Z">
        <w:r w:rsidR="00487823">
          <w:rPr>
            <w:lang w:val="en-US"/>
          </w:rPr>
          <w:t xml:space="preserve">or </w:t>
        </w:r>
        <w:r w:rsidR="00487823" w:rsidRPr="46B18DD8">
          <w:rPr>
            <w:lang w:val="en-US"/>
          </w:rPr>
          <w:t>amygdala</w:t>
        </w:r>
      </w:ins>
      <w:ins w:id="342" w:author="Craig Kelley" w:date="2025-06-05T14:39:00Z">
        <w:r w:rsidR="38B957F3" w:rsidRPr="46B18DD8">
          <w:rPr>
            <w:lang w:val="en-US"/>
          </w:rPr>
          <w:t xml:space="preserve"> </w:t>
        </w:r>
      </w:ins>
      <w:ins w:id="343" w:author="Craig Kelley" w:date="2025-06-05T14:40:00Z">
        <w:r w:rsidR="38B957F3" w:rsidRPr="46B18DD8">
          <w:rPr>
            <w:lang w:val="en-US"/>
          </w:rPr>
          <w:t>(26.2</w:t>
        </w:r>
        <w:r w:rsidR="1AAEEA37" w:rsidRPr="46B18DD8">
          <w:rPr>
            <w:lang w:val="en-US"/>
          </w:rPr>
          <w:t xml:space="preserve"> </w:t>
        </w:r>
        <w:r w:rsidR="1AAEEA37">
          <w:t xml:space="preserve">± </w:t>
        </w:r>
      </w:ins>
      <w:del w:id="344" w:author="Craig Kelley" w:date="2025-06-05T14:40:00Z">
        <w:r w:rsidRPr="46B18DD8" w:rsidDel="003E45CA">
          <w:rPr>
            <w:lang w:val="en-US"/>
          </w:rPr>
          <w:delText>±</w:delText>
        </w:r>
      </w:del>
      <w:ins w:id="345" w:author="Craig Kelley" w:date="2025-06-05T14:40:00Z">
        <w:r w:rsidR="2734CA2C" w:rsidRPr="46B18DD8">
          <w:rPr>
            <w:lang w:val="en-US"/>
          </w:rPr>
          <w:t>8.1%</w:t>
        </w:r>
      </w:ins>
      <w:ins w:id="346" w:author="Craig Kelley" w:date="2025-06-05T14:41:00Z">
        <w:r w:rsidR="2734CA2C" w:rsidRPr="46B18DD8">
          <w:rPr>
            <w:lang w:val="en-US"/>
          </w:rPr>
          <w:t>; p = 6.0 x 10</w:t>
        </w:r>
        <w:r w:rsidR="2734CA2C" w:rsidRPr="46B18DD8">
          <w:rPr>
            <w:vertAlign w:val="superscript"/>
            <w:lang w:val="en-US"/>
          </w:rPr>
          <w:t>-</w:t>
        </w:r>
      </w:ins>
      <w:ins w:id="347" w:author="Craig Kelley" w:date="2025-06-05T14:42:00Z">
        <w:r w:rsidR="01E0D21D" w:rsidRPr="46B18DD8">
          <w:rPr>
            <w:vertAlign w:val="superscript"/>
            <w:lang w:val="en-US"/>
          </w:rPr>
          <w:t>5</w:t>
        </w:r>
        <w:r w:rsidR="01E0D21D" w:rsidRPr="46B18DD8">
          <w:rPr>
            <w:lang w:val="en-US"/>
            <w:rPrChange w:id="348" w:author="Craig Kelley" w:date="2025-06-05T14:42:00Z">
              <w:rPr>
                <w:vertAlign w:val="superscript"/>
                <w:lang w:val="en-US"/>
              </w:rPr>
            </w:rPrChange>
          </w:rPr>
          <w:t>,</w:t>
        </w:r>
        <w:r w:rsidR="01E0D21D" w:rsidRPr="46B18DD8">
          <w:rPr>
            <w:lang w:val="en-US"/>
          </w:rPr>
          <w:t xml:space="preserve"> p = 5.4 x 10</w:t>
        </w:r>
        <w:r w:rsidR="01E0D21D" w:rsidRPr="46B18DD8">
          <w:rPr>
            <w:vertAlign w:val="superscript"/>
            <w:lang w:val="en-US"/>
            <w:rPrChange w:id="349" w:author="Craig Kelley" w:date="2025-06-05T14:42:00Z">
              <w:rPr>
                <w:lang w:val="en-US"/>
              </w:rPr>
            </w:rPrChange>
          </w:rPr>
          <w:t>-4</w:t>
        </w:r>
        <w:r w:rsidR="01E0D21D" w:rsidRPr="46B18DD8">
          <w:rPr>
            <w:lang w:val="en-US"/>
            <w:rPrChange w:id="350" w:author="Craig Kelley" w:date="2025-06-05T14:43:00Z">
              <w:rPr>
                <w:vertAlign w:val="superscript"/>
                <w:lang w:val="en-US"/>
              </w:rPr>
            </w:rPrChange>
          </w:rPr>
          <w:t>.</w:t>
        </w:r>
      </w:ins>
      <w:ins w:id="351" w:author="Craig Kelley" w:date="2025-06-05T14:43:00Z">
        <w:r w:rsidR="01E0D21D" w:rsidRPr="46B18DD8">
          <w:rPr>
            <w:lang w:val="en-US"/>
          </w:rPr>
          <w:t xml:space="preserve"> Wilcoxon signed-rank test, respectively). </w:t>
        </w:r>
      </w:ins>
      <w:ins w:id="352" w:author="Craig Kelley" w:date="2025-06-23T13:50:00Z">
        <w:r w:rsidR="57A70B1B" w:rsidRPr="46B18DD8">
          <w:rPr>
            <w:lang w:val="en-US"/>
          </w:rPr>
          <w:t>Phase modulated</w:t>
        </w:r>
      </w:ins>
      <w:ins w:id="353" w:author="Craig Kelley" w:date="2025-06-05T14:43:00Z">
        <w:r w:rsidR="01E0D21D" w:rsidRPr="46B18DD8">
          <w:rPr>
            <w:lang w:val="en-US"/>
          </w:rPr>
          <w:t xml:space="preserve"> units were also more com</w:t>
        </w:r>
        <w:r w:rsidR="17F10D25" w:rsidRPr="46B18DD8">
          <w:rPr>
            <w:lang w:val="en-US"/>
          </w:rPr>
          <w:t xml:space="preserve">mon in PFC (43.6 </w:t>
        </w:r>
        <w:r w:rsidR="17F10D25">
          <w:t>± 2.6</w:t>
        </w:r>
      </w:ins>
      <w:ins w:id="354" w:author="Craig Kelley" w:date="2025-06-05T14:44:00Z">
        <w:r w:rsidR="17F10D25">
          <w:t xml:space="preserve">% per session) than in striatum </w:t>
        </w:r>
        <w:del w:id="355" w:author="Craig Kelley [2]" w:date="2025-07-01T16:10:00Z">
          <w:r w:rsidR="17F10D25" w:rsidDel="0059467B">
            <w:delText>and</w:delText>
          </w:r>
        </w:del>
      </w:ins>
      <w:ins w:id="356" w:author="Craig Kelley [2]" w:date="2025-07-01T16:10:00Z">
        <w:r w:rsidR="0059467B">
          <w:t>or</w:t>
        </w:r>
      </w:ins>
      <w:ins w:id="357" w:author="Craig Kelley" w:date="2025-06-05T14:44:00Z">
        <w:r w:rsidR="17F10D25">
          <w:t xml:space="preserve"> amygdala (p = </w:t>
        </w:r>
        <w:r w:rsidR="54FE6BA8">
          <w:t>1.3 x 10</w:t>
        </w:r>
        <w:r w:rsidR="54FE6BA8" w:rsidRPr="46B18DD8">
          <w:rPr>
            <w:vertAlign w:val="superscript"/>
            <w:rPrChange w:id="358" w:author="Craig Kelley" w:date="2025-06-05T15:12:00Z">
              <w:rPr/>
            </w:rPrChange>
          </w:rPr>
          <w:t>-5</w:t>
        </w:r>
        <w:r w:rsidR="54FE6BA8">
          <w:t>, p = 0.029</w:t>
        </w:r>
      </w:ins>
      <w:ins w:id="359" w:author="Craig Kelley" w:date="2025-06-05T14:45:00Z">
        <w:r w:rsidR="54FE6BA8">
          <w:t xml:space="preserve">, Mann-Whitney U-test, </w:t>
        </w:r>
        <w:r w:rsidR="5371E25C">
          <w:t>respectively</w:t>
        </w:r>
        <w:r w:rsidR="54FE6BA8">
          <w:t xml:space="preserve">). </w:t>
        </w:r>
      </w:ins>
      <w:ins w:id="360" w:author="Craig Kelley" w:date="2025-06-23T13:50:00Z">
        <w:r w:rsidR="57A70B1B">
          <w:t>Phase modulated</w:t>
        </w:r>
      </w:ins>
      <w:ins w:id="361" w:author="Craig Kelley" w:date="2025-06-05T15:28:00Z">
        <w:r w:rsidR="113173D4">
          <w:t xml:space="preserve"> units were significantly more prevalent in S1 than in PFC</w:t>
        </w:r>
      </w:ins>
      <w:ins w:id="362" w:author="Craig Kelley" w:date="2025-06-05T15:29:00Z">
        <w:r w:rsidR="113173D4">
          <w:t xml:space="preserve"> (p = 2.1 x 10</w:t>
        </w:r>
        <w:r w:rsidR="113173D4" w:rsidRPr="46B18DD8">
          <w:rPr>
            <w:vertAlign w:val="superscript"/>
            <w:rPrChange w:id="363" w:author="Craig Kelley" w:date="2025-06-05T15:29:00Z">
              <w:rPr/>
            </w:rPrChange>
          </w:rPr>
          <w:t>-5</w:t>
        </w:r>
        <w:r w:rsidR="113173D4">
          <w:t>, Mann-Whitney U-test)</w:t>
        </w:r>
        <w:r w:rsidR="20683BF2">
          <w:t xml:space="preserve">.  </w:t>
        </w:r>
      </w:ins>
      <w:ins w:id="364" w:author="Craig Kelley" w:date="2025-06-05T15:01:00Z">
        <w:r w:rsidR="63B8FDF8">
          <w:t>There were also differences in the prevalence of phase modulation between RS and FS units within and between regions</w:t>
        </w:r>
      </w:ins>
      <w:ins w:id="365" w:author="Craig Kelley" w:date="2025-06-05T15:04:00Z">
        <w:r w:rsidR="0F5A780B">
          <w:t xml:space="preserve">.  </w:t>
        </w:r>
      </w:ins>
      <w:ins w:id="366" w:author="Craig Kelley" w:date="2025-06-05T15:17:00Z">
        <w:r w:rsidR="4D98DD6C">
          <w:t>Only in</w:t>
        </w:r>
      </w:ins>
      <w:ins w:id="367" w:author="Craig Kelley" w:date="2025-06-05T15:05:00Z">
        <w:r w:rsidR="0F5A780B">
          <w:t xml:space="preserve"> </w:t>
        </w:r>
      </w:ins>
      <w:ins w:id="368" w:author="Craig Kelley" w:date="2025-06-05T15:18:00Z">
        <w:r w:rsidR="349C9E03">
          <w:t>PFC was</w:t>
        </w:r>
      </w:ins>
      <w:ins w:id="369" w:author="Craig Kelley" w:date="2025-06-05T15:17:00Z">
        <w:r w:rsidR="1C0C25A8">
          <w:t xml:space="preserve"> </w:t>
        </w:r>
      </w:ins>
      <w:ins w:id="370" w:author="Craig Kelley" w:date="2025-06-05T15:05:00Z">
        <w:r w:rsidR="0F5A780B">
          <w:t>the prevalence of phase modulation in FS units (</w:t>
        </w:r>
        <w:r w:rsidR="4DC76428">
          <w:t xml:space="preserve">77.1 </w:t>
        </w:r>
      </w:ins>
      <w:ins w:id="371" w:author="Craig Kelley" w:date="2025-06-05T15:06:00Z">
        <w:r w:rsidR="4DC76428">
          <w:t>± 6.5% per session) significantly higher than in RS units (40.0 ± 2.6%)</w:t>
        </w:r>
      </w:ins>
      <w:ins w:id="372" w:author="Craig Kelley" w:date="2025-06-05T15:07:00Z">
        <w:r w:rsidR="5541C68E">
          <w:t xml:space="preserve">.  </w:t>
        </w:r>
      </w:ins>
      <w:ins w:id="373" w:author="Craig Kelley" w:date="2025-06-05T15:17:00Z">
        <w:r w:rsidR="741D7D0C">
          <w:t>In other regions, there were no significant differences between RS and FS units in the prevalence of phase modulation.</w:t>
        </w:r>
      </w:ins>
      <w:ins w:id="374" w:author="Craig Kelley" w:date="2025-06-05T15:14:00Z">
        <w:r w:rsidR="6D1D88F1">
          <w:t xml:space="preserve"> </w:t>
        </w:r>
      </w:ins>
      <w:ins w:id="375" w:author="Craig Kelley" w:date="2025-06-05T14:40:00Z">
        <w:r w:rsidR="34F8C9FC">
          <w:t xml:space="preserve"> </w:t>
        </w:r>
      </w:ins>
    </w:p>
    <w:p w14:paraId="04CDB74A" w14:textId="64C63E0A" w:rsidR="00EB66ED" w:rsidRPr="00BB3ED6" w:rsidRDefault="00EB66ED" w:rsidP="40919A1A">
      <w:pPr>
        <w:rPr>
          <w:ins w:id="376" w:author="Craig Kelley" w:date="2025-06-05T17:33:00Z"/>
        </w:rPr>
      </w:pPr>
    </w:p>
    <w:p w14:paraId="4D737B90" w14:textId="63C346A7" w:rsidR="00EB66ED" w:rsidRPr="00BB3ED6" w:rsidRDefault="7B6398E5" w:rsidP="40919A1A">
      <w:pPr>
        <w:rPr>
          <w:ins w:id="377" w:author="Craig Kelley" w:date="2025-06-05T15:18:00Z"/>
          <w:lang w:val="en-US"/>
        </w:rPr>
      </w:pPr>
      <w:ins w:id="378" w:author="Craig Kelley" w:date="2025-06-05T17:33:00Z">
        <w:r w:rsidRPr="46B18DD8">
          <w:rPr>
            <w:lang w:val="en-US"/>
          </w:rPr>
          <w:t xml:space="preserve">The strength of phase modulation also varied across brain regions, with stronger coupling strength observed in neocortex than in </w:t>
        </w:r>
      </w:ins>
      <w:ins w:id="379" w:author="Craig Kelley" w:date="2025-06-05T17:34:00Z">
        <w:r w:rsidRPr="46B18DD8">
          <w:rPr>
            <w:lang w:val="en-US"/>
          </w:rPr>
          <w:t>subcortical regions (</w:t>
        </w:r>
        <w:r w:rsidRPr="46B18DD8">
          <w:rPr>
            <w:b/>
            <w:bCs/>
            <w:lang w:val="en-US"/>
            <w:rPrChange w:id="380" w:author="Craig Kelley" w:date="2025-06-05T17:34:00Z">
              <w:rPr>
                <w:lang w:val="en-US"/>
              </w:rPr>
            </w:rPrChange>
          </w:rPr>
          <w:t>Fig. 3C</w:t>
        </w:r>
        <w:r w:rsidRPr="46B18DD8">
          <w:rPr>
            <w:lang w:val="en-US"/>
          </w:rPr>
          <w:t>).</w:t>
        </w:r>
        <w:r w:rsidR="1D4896A8" w:rsidRPr="46B18DD8">
          <w:rPr>
            <w:lang w:val="en-US"/>
          </w:rPr>
          <w:t xml:space="preserve"> </w:t>
        </w:r>
      </w:ins>
      <w:ins w:id="381" w:author="Craig Kelley" w:date="2025-06-05T17:42:00Z">
        <w:r w:rsidR="01B30BC8" w:rsidRPr="46B18DD8">
          <w:rPr>
            <w:lang w:val="en-US"/>
          </w:rPr>
          <w:t>Across a</w:t>
        </w:r>
      </w:ins>
      <w:ins w:id="382" w:author="Craig Kelley" w:date="2025-06-05T17:43:00Z">
        <w:r w:rsidR="01B30BC8" w:rsidRPr="46B18DD8">
          <w:rPr>
            <w:lang w:val="en-US"/>
          </w:rPr>
          <w:t xml:space="preserve">ll significantly </w:t>
        </w:r>
      </w:ins>
      <w:ins w:id="383" w:author="Craig Kelley" w:date="2025-06-23T13:50:00Z">
        <w:r w:rsidR="57A70B1B" w:rsidRPr="46B18DD8">
          <w:rPr>
            <w:lang w:val="en-US"/>
          </w:rPr>
          <w:t>phase modulated</w:t>
        </w:r>
      </w:ins>
      <w:ins w:id="384" w:author="Craig Kelley" w:date="2025-06-05T17:43:00Z">
        <w:r w:rsidR="01B30BC8" w:rsidRPr="46B18DD8">
          <w:rPr>
            <w:lang w:val="en-US"/>
          </w:rPr>
          <w:t xml:space="preserve"> neurons in S1 and PFC, </w:t>
        </w:r>
      </w:ins>
      <w:ins w:id="385" w:author="Craig Kelley" w:date="2025-06-05T17:49:00Z">
        <w:r w:rsidR="0D86DCB7" w:rsidRPr="46B18DD8">
          <w:rPr>
            <w:lang w:val="en-US"/>
          </w:rPr>
          <w:t>there was no significant difference in MI (</w:t>
        </w:r>
      </w:ins>
      <w:ins w:id="386" w:author="Craig Kelley [2]" w:date="2025-07-01T16:13:00Z">
        <w:r w:rsidR="00487823">
          <w:rPr>
            <w:lang w:val="en-US"/>
          </w:rPr>
          <w:t>p = 0.30</w:t>
        </w:r>
        <w:r w:rsidR="00487823" w:rsidRPr="46B18DD8">
          <w:rPr>
            <w:lang w:val="en-US"/>
          </w:rPr>
          <w:t>, Mann-Whitney U-test, respectively</w:t>
        </w:r>
      </w:ins>
      <w:ins w:id="387" w:author="Craig Kelley" w:date="2025-06-05T17:50:00Z">
        <w:r w:rsidR="58BB0F19" w:rsidRPr="46B18DD8">
          <w:rPr>
            <w:lang w:val="en-US"/>
          </w:rPr>
          <w:t>).  H</w:t>
        </w:r>
      </w:ins>
      <w:ins w:id="388" w:author="Craig Kelley" w:date="2025-06-05T17:51:00Z">
        <w:r w:rsidR="58BB0F19" w:rsidRPr="46B18DD8">
          <w:rPr>
            <w:lang w:val="en-US"/>
          </w:rPr>
          <w:t xml:space="preserve">owever, MI in </w:t>
        </w:r>
      </w:ins>
      <w:ins w:id="389" w:author="Craig Kelley" w:date="2025-06-23T13:50:00Z">
        <w:r w:rsidR="57A70B1B" w:rsidRPr="46B18DD8">
          <w:rPr>
            <w:lang w:val="en-US"/>
          </w:rPr>
          <w:t>phase modulated</w:t>
        </w:r>
      </w:ins>
      <w:ins w:id="390" w:author="Craig Kelley" w:date="2025-06-05T17:51:00Z">
        <w:r w:rsidR="58BB0F19" w:rsidRPr="46B18DD8">
          <w:rPr>
            <w:lang w:val="en-US"/>
          </w:rPr>
          <w:t xml:space="preserve"> neurons across S1 and PFC was significantly greater than MI in striatal </w:t>
        </w:r>
      </w:ins>
      <w:ins w:id="391" w:author="Craig Kelley" w:date="2025-06-23T13:50:00Z">
        <w:r w:rsidR="57A70B1B" w:rsidRPr="46B18DD8">
          <w:rPr>
            <w:lang w:val="en-US"/>
          </w:rPr>
          <w:t>phase modulated</w:t>
        </w:r>
      </w:ins>
      <w:ins w:id="392" w:author="Craig Kelley" w:date="2025-06-05T17:51:00Z">
        <w:r w:rsidR="58BB0F19" w:rsidRPr="46B18DD8">
          <w:rPr>
            <w:lang w:val="en-US"/>
          </w:rPr>
          <w:t xml:space="preserve"> neurons (p =</w:t>
        </w:r>
      </w:ins>
      <w:ins w:id="393" w:author="Craig Kelley" w:date="2025-06-05T17:52:00Z">
        <w:r w:rsidR="7A04E42C" w:rsidRPr="46B18DD8">
          <w:rPr>
            <w:lang w:val="en-US"/>
          </w:rPr>
          <w:t xml:space="preserve"> 3.5 x 10</w:t>
        </w:r>
        <w:r w:rsidR="7A04E42C" w:rsidRPr="00487823">
          <w:rPr>
            <w:vertAlign w:val="superscript"/>
            <w:lang w:val="en-US"/>
            <w:rPrChange w:id="394" w:author="Craig Kelley [2]" w:date="2025-07-01T16:11:00Z">
              <w:rPr>
                <w:lang w:val="en-US"/>
              </w:rPr>
            </w:rPrChange>
          </w:rPr>
          <w:t>-10</w:t>
        </w:r>
        <w:r w:rsidR="7A04E42C" w:rsidRPr="46B18DD8">
          <w:rPr>
            <w:lang w:val="en-US"/>
          </w:rPr>
          <w:t>,</w:t>
        </w:r>
      </w:ins>
      <w:ins w:id="395" w:author="Craig Kelley" w:date="2025-06-05T17:53:00Z">
        <w:r w:rsidR="7A04E42C" w:rsidRPr="46B18DD8">
          <w:rPr>
            <w:lang w:val="en-US"/>
          </w:rPr>
          <w:t xml:space="preserve"> p = 6.2 x 10</w:t>
        </w:r>
        <w:r w:rsidR="7A04E42C" w:rsidRPr="00487823">
          <w:rPr>
            <w:vertAlign w:val="superscript"/>
            <w:lang w:val="en-US"/>
            <w:rPrChange w:id="396" w:author="Craig Kelley [2]" w:date="2025-07-01T16:12:00Z">
              <w:rPr>
                <w:lang w:val="en-US"/>
              </w:rPr>
            </w:rPrChange>
          </w:rPr>
          <w:t>-10</w:t>
        </w:r>
        <w:bookmarkStart w:id="397" w:name="_Hlk202278863"/>
        <w:r w:rsidR="7A04E42C" w:rsidRPr="46B18DD8">
          <w:rPr>
            <w:lang w:val="en-US"/>
          </w:rPr>
          <w:t>, Mann</w:t>
        </w:r>
      </w:ins>
      <w:ins w:id="398" w:author="Craig Kelley" w:date="2025-06-05T17:54:00Z">
        <w:r w:rsidR="6C683FCE" w:rsidRPr="46B18DD8">
          <w:rPr>
            <w:lang w:val="en-US"/>
          </w:rPr>
          <w:t>-Whitney U-test, respectively</w:t>
        </w:r>
        <w:bookmarkEnd w:id="397"/>
        <w:r w:rsidR="6C683FCE" w:rsidRPr="46B18DD8">
          <w:rPr>
            <w:lang w:val="en-US"/>
          </w:rPr>
          <w:t xml:space="preserve">).  </w:t>
        </w:r>
        <w:r w:rsidR="6C683FCE" w:rsidRPr="46B18DD8">
          <w:rPr>
            <w:lang w:val="en-US"/>
          </w:rPr>
          <w:lastRenderedPageBreak/>
          <w:t xml:space="preserve">There was also a trend toward lower </w:t>
        </w:r>
      </w:ins>
      <w:ins w:id="399" w:author="Craig Kelley" w:date="2025-06-05T17:55:00Z">
        <w:r w:rsidR="6C683FCE" w:rsidRPr="46B18DD8">
          <w:rPr>
            <w:lang w:val="en-US"/>
          </w:rPr>
          <w:t>MI in amygdala compared to cortical regions, but this was not significant</w:t>
        </w:r>
        <w:r w:rsidR="2FD49D72" w:rsidRPr="46B18DD8">
          <w:rPr>
            <w:lang w:val="en-US"/>
          </w:rPr>
          <w:t xml:space="preserve">, likely due to the low number of significantly </w:t>
        </w:r>
      </w:ins>
      <w:ins w:id="400" w:author="Craig Kelley" w:date="2025-06-23T13:50:00Z">
        <w:r w:rsidR="57A70B1B" w:rsidRPr="46B18DD8">
          <w:rPr>
            <w:lang w:val="en-US"/>
          </w:rPr>
          <w:t>phase modulated</w:t>
        </w:r>
      </w:ins>
      <w:ins w:id="401" w:author="Craig Kelley" w:date="2025-06-05T17:55:00Z">
        <w:r w:rsidR="2FD49D72" w:rsidRPr="46B18DD8">
          <w:rPr>
            <w:lang w:val="en-US"/>
          </w:rPr>
          <w:t xml:space="preserve"> neurons identified in amygdala. </w:t>
        </w:r>
      </w:ins>
      <w:ins w:id="402" w:author="Craig Kelley" w:date="2025-06-05T17:56:00Z">
        <w:r w:rsidR="2FD49D72" w:rsidRPr="46B18DD8">
          <w:rPr>
            <w:lang w:val="en-US"/>
          </w:rPr>
          <w:t>In neocortex, there were also significant differences in modulation strength between</w:t>
        </w:r>
        <w:r w:rsidR="2281655E" w:rsidRPr="46B18DD8">
          <w:rPr>
            <w:lang w:val="en-US"/>
          </w:rPr>
          <w:t xml:space="preserve"> RS and FS units.  In S1, MI was significantly higher in FS units</w:t>
        </w:r>
      </w:ins>
      <w:ins w:id="403" w:author="Craig Kelley" w:date="2025-06-05T17:58:00Z">
        <w:r w:rsidR="6DFFCD57" w:rsidRPr="46B18DD8">
          <w:rPr>
            <w:lang w:val="en-US"/>
          </w:rPr>
          <w:t xml:space="preserve"> than RS units</w:t>
        </w:r>
      </w:ins>
      <w:ins w:id="404" w:author="Craig Kelley" w:date="2025-06-05T17:56:00Z">
        <w:r w:rsidR="2281655E" w:rsidRPr="46B18DD8">
          <w:rPr>
            <w:lang w:val="en-US"/>
          </w:rPr>
          <w:t xml:space="preserve"> </w:t>
        </w:r>
      </w:ins>
      <w:ins w:id="405" w:author="Craig Kelley" w:date="2025-06-05T17:57:00Z">
        <w:r w:rsidR="338837CB" w:rsidRPr="46B18DD8">
          <w:rPr>
            <w:lang w:val="en-US"/>
          </w:rPr>
          <w:t>(p = 0.008, Mann-Whitney U-test</w:t>
        </w:r>
      </w:ins>
      <w:ins w:id="406" w:author="Craig Kelley" w:date="2025-06-05T17:58:00Z">
        <w:r w:rsidR="338837CB" w:rsidRPr="46B18DD8">
          <w:rPr>
            <w:lang w:val="en-US"/>
          </w:rPr>
          <w:t xml:space="preserve">), while in PFC, MI was significantly higher in </w:t>
        </w:r>
        <w:r w:rsidR="60020C41" w:rsidRPr="46B18DD8">
          <w:rPr>
            <w:lang w:val="en-US"/>
          </w:rPr>
          <w:t>RS units than in FS units (p = 0.008, Mann-Whitney U-test)</w:t>
        </w:r>
      </w:ins>
      <w:ins w:id="407" w:author="Craig Kelley" w:date="2025-06-05T17:59:00Z">
        <w:r w:rsidR="60020C41" w:rsidRPr="46B18DD8">
          <w:rPr>
            <w:lang w:val="en-US"/>
          </w:rPr>
          <w:t xml:space="preserve">. </w:t>
        </w:r>
      </w:ins>
    </w:p>
    <w:p w14:paraId="5883D76E" w14:textId="06741F2F" w:rsidR="00EB66ED" w:rsidRPr="00BB3ED6" w:rsidRDefault="00EB66ED" w:rsidP="40919A1A">
      <w:pPr>
        <w:rPr>
          <w:ins w:id="408" w:author="Craig Kelley" w:date="2025-06-05T18:05:00Z"/>
        </w:rPr>
      </w:pPr>
    </w:p>
    <w:p w14:paraId="759CE664" w14:textId="238F4137" w:rsidR="00EB66ED" w:rsidRPr="00BB3ED6" w:rsidRDefault="57A70B1B" w:rsidP="40919A1A">
      <w:pPr>
        <w:rPr>
          <w:ins w:id="409" w:author="Craig Kelley" w:date="2025-06-05T18:30:00Z"/>
          <w:lang w:val="en-US"/>
        </w:rPr>
      </w:pPr>
      <w:ins w:id="410" w:author="Craig Kelley" w:date="2025-06-23T13:50:00Z">
        <w:r w:rsidRPr="46B18DD8">
          <w:rPr>
            <w:lang w:val="en-US"/>
          </w:rPr>
          <w:t>Phase modulated</w:t>
        </w:r>
      </w:ins>
      <w:ins w:id="411" w:author="Craig Kelley" w:date="2025-06-05T18:06:00Z">
        <w:r w:rsidR="62FB8F83" w:rsidRPr="46B18DD8">
          <w:rPr>
            <w:lang w:val="en-US"/>
          </w:rPr>
          <w:t xml:space="preserve"> neurons exhibited a variety of distributions o</w:t>
        </w:r>
      </w:ins>
      <w:ins w:id="412" w:author="Craig Kelley" w:date="2025-06-05T18:07:00Z">
        <w:r w:rsidR="62FB8F83" w:rsidRPr="46B18DD8">
          <w:rPr>
            <w:lang w:val="en-US"/>
          </w:rPr>
          <w:t>f spikes relative to alpha phase (</w:t>
        </w:r>
      </w:ins>
      <w:ins w:id="413" w:author="Craig Kelley" w:date="2025-06-05T18:39:00Z">
        <w:r w:rsidR="4185D0D5" w:rsidRPr="46B18DD8">
          <w:rPr>
            <w:lang w:val="en-US"/>
          </w:rPr>
          <w:t xml:space="preserve">spike-phase distributions, </w:t>
        </w:r>
      </w:ins>
      <w:ins w:id="414" w:author="Craig Kelley" w:date="2025-06-05T18:07:00Z">
        <w:r w:rsidR="62FB8F83" w:rsidRPr="46B18DD8">
          <w:rPr>
            <w:b/>
            <w:bCs/>
            <w:lang w:val="en-US"/>
            <w:rPrChange w:id="415" w:author="Craig Kelley" w:date="2025-06-05T18:07:00Z">
              <w:rPr>
                <w:lang w:val="en-US"/>
              </w:rPr>
            </w:rPrChange>
          </w:rPr>
          <w:t>Fig. 3D</w:t>
        </w:r>
        <w:r w:rsidR="62FB8F83" w:rsidRPr="46B18DD8">
          <w:rPr>
            <w:lang w:val="en-US"/>
          </w:rPr>
          <w:t xml:space="preserve">).  The overwhelming majority of neurons </w:t>
        </w:r>
      </w:ins>
      <w:ins w:id="416" w:author="Craig Kelley" w:date="2025-06-05T18:08:00Z">
        <w:r w:rsidR="5F741A3D" w:rsidRPr="46B18DD8">
          <w:rPr>
            <w:lang w:val="en-US"/>
          </w:rPr>
          <w:t>had spike-phase distributions that were well characterized by the von Mises distribution (analogous to a normal distribution in circular space).  Most of these neurons</w:t>
        </w:r>
      </w:ins>
      <w:ins w:id="417" w:author="Craig Kelley" w:date="2025-06-05T18:14:00Z">
        <w:r w:rsidR="49950282" w:rsidRPr="46B18DD8">
          <w:rPr>
            <w:lang w:val="en-US"/>
          </w:rPr>
          <w:t xml:space="preserve"> (49.2%</w:t>
        </w:r>
        <w:r w:rsidR="0D102C78" w:rsidRPr="46B18DD8">
          <w:rPr>
            <w:lang w:val="en-US"/>
          </w:rPr>
          <w:t xml:space="preserve"> of significantly </w:t>
        </w:r>
      </w:ins>
      <w:ins w:id="418" w:author="Craig Kelley" w:date="2025-06-23T13:50:00Z">
        <w:r w:rsidRPr="46B18DD8">
          <w:rPr>
            <w:lang w:val="en-US"/>
          </w:rPr>
          <w:t>phase modulated</w:t>
        </w:r>
      </w:ins>
      <w:ins w:id="419" w:author="Craig Kelley" w:date="2025-06-05T18:14:00Z">
        <w:r w:rsidR="0D102C78" w:rsidRPr="46B18DD8">
          <w:rPr>
            <w:lang w:val="en-US"/>
          </w:rPr>
          <w:t xml:space="preserve"> neurons</w:t>
        </w:r>
        <w:r w:rsidR="49950282" w:rsidRPr="46B18DD8">
          <w:rPr>
            <w:lang w:val="en-US"/>
          </w:rPr>
          <w:t>)</w:t>
        </w:r>
      </w:ins>
      <w:ins w:id="420" w:author="Craig Kelley" w:date="2025-06-05T18:08:00Z">
        <w:r w:rsidR="5F741A3D" w:rsidRPr="46B18DD8">
          <w:rPr>
            <w:lang w:val="en-US"/>
          </w:rPr>
          <w:t xml:space="preserve"> spike</w:t>
        </w:r>
      </w:ins>
      <w:ins w:id="421" w:author="Craig Kelley" w:date="2025-06-05T18:09:00Z">
        <w:r w:rsidR="1DCFE2B0" w:rsidRPr="46B18DD8">
          <w:rPr>
            <w:lang w:val="en-US"/>
          </w:rPr>
          <w:t>d</w:t>
        </w:r>
      </w:ins>
      <w:ins w:id="422" w:author="Craig Kelley" w:date="2025-06-05T18:08:00Z">
        <w:r w:rsidR="5F741A3D" w:rsidRPr="46B18DD8">
          <w:rPr>
            <w:lang w:val="en-US"/>
          </w:rPr>
          <w:t xml:space="preserve"> most often</w:t>
        </w:r>
      </w:ins>
      <w:ins w:id="423" w:author="Craig Kelley" w:date="2025-06-05T18:09:00Z">
        <w:r w:rsidR="5F741A3D" w:rsidRPr="46B18DD8">
          <w:rPr>
            <w:lang w:val="en-US"/>
          </w:rPr>
          <w:t xml:space="preserve"> </w:t>
        </w:r>
        <w:r w:rsidR="6CFAA174" w:rsidRPr="46B18DD8">
          <w:rPr>
            <w:lang w:val="en-US"/>
          </w:rPr>
          <w:t xml:space="preserve">near the trough of the alpha oscillation, </w:t>
        </w:r>
      </w:ins>
      <w:ins w:id="424" w:author="Craig Kelley" w:date="2025-06-05T18:11:00Z">
        <w:r w:rsidR="47EB0C84" w:rsidRPr="46B18DD8">
          <w:rPr>
            <w:lang w:val="en-US"/>
          </w:rPr>
          <w:t xml:space="preserve">consistent with previous findings of alpha modulation of cortical multi-unit spiking in nonhuman primates </w:t>
        </w:r>
      </w:ins>
      <w:r w:rsidR="003E45CA">
        <w:fldChar w:fldCharType="begin">
          <w:fldData xml:space="preserve">PEVuZE5vdGU+PENpdGU+PEF1dGhvcj5Cb2xsaW11bnRhPC9BdXRob3I+PFllYXI+MjAwODwvWWVh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</w:fldData>
        </w:fldChar>
      </w:r>
      <w:r w:rsidR="003E45CA">
        <w:instrText xml:space="preserve"> ADDIN EN.CITE </w:instrText>
      </w:r>
      <w:r w:rsidR="003E45CA">
        <w:fldChar w:fldCharType="begin">
          <w:fldData xml:space="preserve">PEVuZE5vdGU+PENpdGU+PEF1dGhvcj5Cb2xsaW11bnRhPC9BdXRob3I+PFllYXI+MjAwODwvWWVh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</w:fldData>
        </w:fldChar>
      </w:r>
      <w:r w:rsidR="003E45CA">
        <w:instrText xml:space="preserve"> ADDIN EN.CITE.DATA </w:instrText>
      </w:r>
      <w:r w:rsidR="003E45CA">
        <w:fldChar w:fldCharType="end"/>
      </w:r>
      <w:r w:rsidR="003E45CA">
        <w:fldChar w:fldCharType="separate"/>
      </w:r>
      <w:ins w:id="425" w:author="Craig Kelley" w:date="2025-06-05T18:11:00Z">
        <w:r w:rsidR="47EB0C84" w:rsidRPr="46B18DD8">
          <w:rPr>
            <w:noProof/>
            <w:lang w:val="en-US"/>
          </w:rPr>
          <w:t>(Bollimunta et al., 2008; Haegens et al., 2011; van Kerkoerle et al., 2014; Dougherty et al., 2017)</w:t>
        </w:r>
      </w:ins>
      <w:r w:rsidR="003E45CA">
        <w:fldChar w:fldCharType="end"/>
      </w:r>
      <w:ins w:id="426" w:author="Craig Kelley" w:date="2025-06-05T18:11:00Z">
        <w:r w:rsidR="47EB0C84" w:rsidRPr="46B18DD8">
          <w:rPr>
            <w:lang w:val="en-US"/>
          </w:rPr>
          <w:t xml:space="preserve">. </w:t>
        </w:r>
      </w:ins>
      <w:ins w:id="427" w:author="Craig Kelley" w:date="2025-06-05T18:12:00Z">
        <w:r w:rsidR="47EB0C84" w:rsidRPr="46B18DD8">
          <w:rPr>
            <w:lang w:val="en-US"/>
          </w:rPr>
          <w:t xml:space="preserve"> Some of these neurons</w:t>
        </w:r>
      </w:ins>
      <w:ins w:id="428" w:author="Craig Kelley" w:date="2025-06-05T18:14:00Z">
        <w:r w:rsidR="1D1D118A" w:rsidRPr="46B18DD8">
          <w:rPr>
            <w:lang w:val="en-US"/>
          </w:rPr>
          <w:t xml:space="preserve"> </w:t>
        </w:r>
        <w:r w:rsidR="4A129632" w:rsidRPr="46B18DD8">
          <w:rPr>
            <w:lang w:val="en-US"/>
          </w:rPr>
          <w:t>(9.1% of signi</w:t>
        </w:r>
      </w:ins>
      <w:ins w:id="429" w:author="Craig Kelley" w:date="2025-06-05T18:15:00Z">
        <w:r w:rsidR="4A129632" w:rsidRPr="46B18DD8">
          <w:rPr>
            <w:lang w:val="en-US"/>
          </w:rPr>
          <w:t xml:space="preserve">ficantly </w:t>
        </w:r>
      </w:ins>
      <w:ins w:id="430" w:author="Craig Kelley" w:date="2025-06-23T13:50:00Z">
        <w:r w:rsidRPr="46B18DD8">
          <w:rPr>
            <w:lang w:val="en-US"/>
          </w:rPr>
          <w:t>phase modulated</w:t>
        </w:r>
      </w:ins>
      <w:ins w:id="431" w:author="Craig Kelley" w:date="2025-06-05T18:15:00Z">
        <w:r w:rsidR="4A129632" w:rsidRPr="46B18DD8">
          <w:rPr>
            <w:lang w:val="en-US"/>
          </w:rPr>
          <w:t xml:space="preserve"> neurons</w:t>
        </w:r>
      </w:ins>
      <w:ins w:id="432" w:author="Craig Kelley" w:date="2025-06-05T18:16:00Z">
        <w:r w:rsidR="509D22EB" w:rsidRPr="46B18DD8">
          <w:rPr>
            <w:lang w:val="en-US"/>
          </w:rPr>
          <w:t xml:space="preserve">) </w:t>
        </w:r>
      </w:ins>
      <w:ins w:id="433" w:author="Craig Kelley" w:date="2025-06-05T18:12:00Z">
        <w:r w:rsidR="47EB0C84" w:rsidRPr="46B18DD8">
          <w:rPr>
            <w:lang w:val="en-US"/>
          </w:rPr>
          <w:t xml:space="preserve">spiked most often near the peak of the </w:t>
        </w:r>
        <w:r w:rsidR="63FBC823" w:rsidRPr="46B18DD8">
          <w:rPr>
            <w:lang w:val="en-US"/>
          </w:rPr>
          <w:t>alpha oscillation</w:t>
        </w:r>
      </w:ins>
      <w:ins w:id="434" w:author="Craig Kelley" w:date="2025-06-05T18:13:00Z">
        <w:del w:id="435" w:author="Craig Kelley [2]" w:date="2025-07-01T16:16:00Z">
          <w:r w:rsidR="63FBC823" w:rsidRPr="46B18DD8" w:rsidDel="00487823">
            <w:rPr>
              <w:lang w:val="en-US"/>
            </w:rPr>
            <w:delText>,</w:delText>
          </w:r>
        </w:del>
      </w:ins>
      <w:ins w:id="436" w:author="Craig Kelley [2]" w:date="2025-07-01T16:16:00Z">
        <w:r w:rsidR="00487823">
          <w:rPr>
            <w:lang w:val="en-US"/>
          </w:rPr>
          <w:t>.</w:t>
        </w:r>
      </w:ins>
      <w:ins w:id="437" w:author="Craig Kelley" w:date="2025-06-05T18:13:00Z">
        <w:r w:rsidR="63FBC823" w:rsidRPr="46B18DD8">
          <w:rPr>
            <w:lang w:val="en-US"/>
          </w:rPr>
          <w:t xml:space="preserve">  In neocortex, all neurons that spiked near the peak of the alpha oscillation were located in </w:t>
        </w:r>
        <w:proofErr w:type="spellStart"/>
        <w:r w:rsidR="63FBC823" w:rsidRPr="46B18DD8">
          <w:rPr>
            <w:lang w:val="en-US"/>
          </w:rPr>
          <w:t>subgranular</w:t>
        </w:r>
        <w:proofErr w:type="spellEnd"/>
        <w:r w:rsidR="63FBC823" w:rsidRPr="46B18DD8">
          <w:rPr>
            <w:lang w:val="en-US"/>
          </w:rPr>
          <w:t xml:space="preserve"> layers.</w:t>
        </w:r>
        <w:r w:rsidR="254EBE7D" w:rsidRPr="46B18DD8">
          <w:rPr>
            <w:lang w:val="en-US"/>
          </w:rPr>
          <w:t xml:space="preserve">  </w:t>
        </w:r>
      </w:ins>
      <w:ins w:id="438" w:author="Craig Kelley" w:date="2025-06-05T18:15:00Z">
        <w:r w:rsidR="0557B5C4" w:rsidRPr="46B18DD8">
          <w:rPr>
            <w:lang w:val="en-US"/>
          </w:rPr>
          <w:t xml:space="preserve">Most of the remaining neurons fired most often at intermediate phases of the alpha oscillation but were still well characterized by the von Mises distribution.  </w:t>
        </w:r>
      </w:ins>
      <w:ins w:id="439" w:author="Craig Kelley" w:date="2025-06-05T18:17:00Z">
        <w:r w:rsidR="3C22428A" w:rsidRPr="46B18DD8">
          <w:rPr>
            <w:lang w:val="en-US"/>
          </w:rPr>
          <w:t>However,</w:t>
        </w:r>
      </w:ins>
      <w:ins w:id="440" w:author="Craig Kelley" w:date="2025-06-05T18:15:00Z">
        <w:r w:rsidR="0557B5C4" w:rsidRPr="46B18DD8">
          <w:rPr>
            <w:lang w:val="en-US"/>
          </w:rPr>
          <w:t xml:space="preserve"> </w:t>
        </w:r>
      </w:ins>
      <w:ins w:id="441" w:author="Craig Kelley" w:date="2025-06-05T18:31:00Z">
        <w:r w:rsidR="7E2022BC" w:rsidRPr="46B18DD8">
          <w:rPr>
            <w:lang w:val="en-US"/>
          </w:rPr>
          <w:t xml:space="preserve">a </w:t>
        </w:r>
      </w:ins>
      <w:ins w:id="442" w:author="Craig Kelley" w:date="2025-06-05T18:15:00Z">
        <w:r w:rsidR="0557B5C4" w:rsidRPr="46B18DD8">
          <w:rPr>
            <w:lang w:val="en-US"/>
          </w:rPr>
          <w:t>handful of</w:t>
        </w:r>
      </w:ins>
      <w:ins w:id="443" w:author="Craig Kelley" w:date="2025-06-05T18:16:00Z">
        <w:r w:rsidR="0557B5C4" w:rsidRPr="46B18DD8">
          <w:rPr>
            <w:lang w:val="en-US"/>
          </w:rPr>
          <w:t xml:space="preserve"> neurons</w:t>
        </w:r>
      </w:ins>
      <w:ins w:id="444" w:author="Craig Kelley" w:date="2025-06-05T18:17:00Z">
        <w:r w:rsidR="57E5C649" w:rsidRPr="46B18DD8">
          <w:rPr>
            <w:lang w:val="en-US"/>
          </w:rPr>
          <w:t xml:space="preserve"> (2.2% of </w:t>
        </w:r>
      </w:ins>
      <w:ins w:id="445" w:author="Craig Kelley" w:date="2025-06-23T13:50:00Z">
        <w:r w:rsidRPr="46B18DD8">
          <w:rPr>
            <w:lang w:val="en-US"/>
          </w:rPr>
          <w:t>phase modulated</w:t>
        </w:r>
      </w:ins>
      <w:ins w:id="446" w:author="Craig Kelley" w:date="2025-06-05T18:17:00Z">
        <w:r w:rsidR="57E5C649" w:rsidRPr="46B18DD8">
          <w:rPr>
            <w:lang w:val="en-US"/>
          </w:rPr>
          <w:t xml:space="preserve"> neurons)</w:t>
        </w:r>
      </w:ins>
      <w:ins w:id="447" w:author="Craig Kelley" w:date="2025-06-05T18:16:00Z">
        <w:r w:rsidR="1FA698CB" w:rsidRPr="46B18DD8">
          <w:rPr>
            <w:lang w:val="en-US"/>
          </w:rPr>
          <w:t xml:space="preserve">, </w:t>
        </w:r>
      </w:ins>
      <w:ins w:id="448" w:author="Craig Kelley" w:date="2025-06-05T18:17:00Z">
        <w:r w:rsidR="5B158683" w:rsidRPr="46B18DD8">
          <w:rPr>
            <w:lang w:val="en-US"/>
          </w:rPr>
          <w:t xml:space="preserve">all located in PFC, </w:t>
        </w:r>
      </w:ins>
      <w:ins w:id="449" w:author="Craig Kelley" w:date="2025-06-05T18:16:00Z">
        <w:r w:rsidR="1FA698CB" w:rsidRPr="46B18DD8">
          <w:rPr>
            <w:lang w:val="en-US"/>
          </w:rPr>
          <w:t>exhibited bimodal spike-phase distributions which were better characterized by a mixture model of two von Mises distributions</w:t>
        </w:r>
      </w:ins>
      <w:ins w:id="450" w:author="Craig Kelley" w:date="2025-06-05T18:17:00Z">
        <w:r w:rsidR="006FAD35" w:rsidRPr="46B18DD8">
          <w:rPr>
            <w:lang w:val="en-US"/>
          </w:rPr>
          <w:t xml:space="preserve">. </w:t>
        </w:r>
      </w:ins>
      <w:ins w:id="451" w:author="Craig Kelley" w:date="2025-06-05T18:33:00Z">
        <w:r w:rsidR="724CD187" w:rsidRPr="46B18DD8">
          <w:rPr>
            <w:lang w:val="en-US"/>
          </w:rPr>
          <w:t>In neocortex, we observed significant differences in the distributions o</w:t>
        </w:r>
      </w:ins>
      <w:ins w:id="452" w:author="Craig Kelley" w:date="2025-06-05T18:34:00Z">
        <w:r w:rsidR="724CD187" w:rsidRPr="46B18DD8">
          <w:rPr>
            <w:lang w:val="en-US"/>
          </w:rPr>
          <w:t xml:space="preserve">f preferred phase </w:t>
        </w:r>
      </w:ins>
      <w:ins w:id="453" w:author="Craig Kelley" w:date="2025-06-05T18:35:00Z">
        <w:r w:rsidR="6F66F2A8" w:rsidRPr="46B18DD8">
          <w:rPr>
            <w:lang w:val="en-US"/>
          </w:rPr>
          <w:t xml:space="preserve">between RS and FS neurons (p = </w:t>
        </w:r>
      </w:ins>
      <w:ins w:id="454" w:author="Craig Kelley" w:date="2025-06-05T18:36:00Z">
        <w:r w:rsidR="6F66F2A8" w:rsidRPr="46B18DD8">
          <w:rPr>
            <w:lang w:val="en-US"/>
          </w:rPr>
          <w:t>0.02 in S1, p = 0.001 in PFC, K</w:t>
        </w:r>
        <w:r w:rsidR="6F83B3D8" w:rsidRPr="46B18DD8">
          <w:rPr>
            <w:lang w:val="en-US"/>
          </w:rPr>
          <w:t xml:space="preserve">uiper’s test) </w:t>
        </w:r>
      </w:ins>
      <w:ins w:id="455" w:author="Craig Kelley" w:date="2025-06-05T18:35:00Z">
        <w:r w:rsidR="6F66F2A8" w:rsidRPr="46B18DD8">
          <w:rPr>
            <w:lang w:val="en-US"/>
          </w:rPr>
          <w:t>(</w:t>
        </w:r>
        <w:r w:rsidR="6F66F2A8" w:rsidRPr="46B18DD8">
          <w:rPr>
            <w:b/>
            <w:bCs/>
            <w:lang w:val="en-US"/>
            <w:rPrChange w:id="456" w:author="Craig Kelley" w:date="2025-06-05T18:35:00Z">
              <w:rPr>
                <w:lang w:val="en-US"/>
              </w:rPr>
            </w:rPrChange>
          </w:rPr>
          <w:t>Fig. 3E</w:t>
        </w:r>
        <w:r w:rsidR="6F66F2A8" w:rsidRPr="46B18DD8">
          <w:rPr>
            <w:lang w:val="en-US"/>
          </w:rPr>
          <w:t>).</w:t>
        </w:r>
      </w:ins>
      <w:ins w:id="457" w:author="Craig Kelley" w:date="2025-06-05T18:36:00Z">
        <w:r w:rsidR="7C912860" w:rsidRPr="46B18DD8">
          <w:rPr>
            <w:lang w:val="en-US"/>
          </w:rPr>
          <w:t xml:space="preserve">  </w:t>
        </w:r>
      </w:ins>
      <w:ins w:id="458" w:author="Craig Kelley" w:date="2025-06-05T18:37:00Z">
        <w:r w:rsidR="7C912860" w:rsidRPr="46B18DD8">
          <w:rPr>
            <w:lang w:val="en-US"/>
          </w:rPr>
          <w:t>Conversely</w:t>
        </w:r>
      </w:ins>
      <w:ins w:id="459" w:author="Craig Kelley" w:date="2025-06-05T18:36:00Z">
        <w:r w:rsidR="7C912860" w:rsidRPr="46B18DD8">
          <w:rPr>
            <w:lang w:val="en-US"/>
          </w:rPr>
          <w:t xml:space="preserve">, there were no significant differences in preferred </w:t>
        </w:r>
      </w:ins>
      <w:ins w:id="460" w:author="Craig Kelley" w:date="2025-06-05T18:37:00Z">
        <w:r w:rsidR="7C912860" w:rsidRPr="46B18DD8">
          <w:rPr>
            <w:lang w:val="en-US"/>
          </w:rPr>
          <w:t>phase distributions between RS and FS neurons in subcortical regions.</w:t>
        </w:r>
      </w:ins>
    </w:p>
    <w:p w14:paraId="2E1008D5" w14:textId="5BAF3ACD" w:rsidR="00EB66ED" w:rsidRPr="00BB3ED6" w:rsidRDefault="00EB66ED" w:rsidP="40919A1A">
      <w:pPr>
        <w:rPr>
          <w:ins w:id="461" w:author="Craig Kelley" w:date="2025-06-05T18:40:00Z"/>
          <w:lang w:val="en-US"/>
        </w:rPr>
      </w:pPr>
    </w:p>
    <w:p w14:paraId="739181C5" w14:textId="4C9E4992" w:rsidR="00EB66ED" w:rsidRPr="00BB3ED6" w:rsidRDefault="0C3E3C22" w:rsidP="40919A1A">
      <w:pPr>
        <w:rPr>
          <w:ins w:id="462" w:author="Craig Kelley" w:date="2025-06-05T18:30:00Z"/>
        </w:rPr>
      </w:pPr>
      <w:ins w:id="463" w:author="Craig Kelley" w:date="2025-06-05T18:40:00Z">
        <w:r w:rsidRPr="46B18DD8">
          <w:rPr>
            <w:lang w:val="en-US"/>
          </w:rPr>
          <w:t>The distributions of baseline firing rates between significantly alpha modulated neurons and unmodulated neurons were largely overlapping but did differ significantly (p</w:t>
        </w:r>
      </w:ins>
      <w:ins w:id="464" w:author="Craig Kelley" w:date="2025-06-05T18:41:00Z">
        <w:r w:rsidRPr="46B18DD8">
          <w:rPr>
            <w:lang w:val="en-US"/>
          </w:rPr>
          <w:t xml:space="preserve"> = </w:t>
        </w:r>
        <w:r w:rsidR="75B06613" w:rsidRPr="46B18DD8">
          <w:rPr>
            <w:lang w:val="en-US"/>
          </w:rPr>
          <w:t>1.2 x 10</w:t>
        </w:r>
        <w:r w:rsidR="75B06613" w:rsidRPr="46B18DD8">
          <w:rPr>
            <w:vertAlign w:val="superscript"/>
            <w:lang w:val="en-US"/>
            <w:rPrChange w:id="465" w:author="Craig Kelley" w:date="2025-06-05T18:41:00Z">
              <w:rPr>
                <w:lang w:val="en-US"/>
              </w:rPr>
            </w:rPrChange>
          </w:rPr>
          <w:t>-19</w:t>
        </w:r>
        <w:r w:rsidR="75B06613" w:rsidRPr="46B18DD8">
          <w:rPr>
            <w:lang w:val="en-US"/>
          </w:rPr>
          <w:t>, Mann-Whitney U-test</w:t>
        </w:r>
      </w:ins>
      <w:ins w:id="466" w:author="Craig Kelley" w:date="2025-06-05T18:44:00Z">
        <w:r w:rsidR="2363B7A7" w:rsidRPr="46B18DD8">
          <w:rPr>
            <w:lang w:val="en-US"/>
          </w:rPr>
          <w:t xml:space="preserve">, </w:t>
        </w:r>
      </w:ins>
      <w:ins w:id="467" w:author="Craig Kelley" w:date="2025-06-05T18:45:00Z">
        <w:r w:rsidR="2363B7A7" w:rsidRPr="46B18DD8">
          <w:rPr>
            <w:b/>
            <w:bCs/>
            <w:lang w:val="en-US"/>
          </w:rPr>
          <w:t>Fig. 3F</w:t>
        </w:r>
      </w:ins>
      <w:ins w:id="468" w:author="Craig Kelley" w:date="2025-06-05T18:41:00Z">
        <w:r w:rsidR="75B06613" w:rsidRPr="46B18DD8">
          <w:rPr>
            <w:lang w:val="en-US"/>
          </w:rPr>
          <w:t xml:space="preserve">).  </w:t>
        </w:r>
      </w:ins>
      <w:ins w:id="469" w:author="Craig Kelley" w:date="2025-06-05T18:42:00Z">
        <w:r w:rsidR="4BDD881C" w:rsidRPr="46B18DD8">
          <w:rPr>
            <w:lang w:val="en-US"/>
          </w:rPr>
          <w:t xml:space="preserve">Although the mean </w:t>
        </w:r>
      </w:ins>
      <w:ins w:id="470" w:author="Craig Kelley" w:date="2025-06-05T18:45:00Z">
        <w:r w:rsidR="38DBD8E0" w:rsidRPr="46B18DD8">
          <w:rPr>
            <w:lang w:val="en-US"/>
          </w:rPr>
          <w:t>b</w:t>
        </w:r>
      </w:ins>
      <w:ins w:id="471" w:author="Craig Kelley" w:date="2025-06-05T18:46:00Z">
        <w:r w:rsidR="38DBD8E0" w:rsidRPr="46B18DD8">
          <w:rPr>
            <w:lang w:val="en-US"/>
          </w:rPr>
          <w:t xml:space="preserve">aseline </w:t>
        </w:r>
      </w:ins>
      <w:ins w:id="472" w:author="Craig Kelley" w:date="2025-06-05T18:42:00Z">
        <w:r w:rsidR="4BDD881C" w:rsidRPr="46B18DD8">
          <w:rPr>
            <w:lang w:val="en-US"/>
          </w:rPr>
          <w:t xml:space="preserve">firing rates of </w:t>
        </w:r>
      </w:ins>
      <w:ins w:id="473" w:author="Craig Kelley" w:date="2025-06-23T13:50:00Z">
        <w:r w:rsidR="57A70B1B" w:rsidRPr="46B18DD8">
          <w:rPr>
            <w:lang w:val="en-US"/>
          </w:rPr>
          <w:t>phase modulated</w:t>
        </w:r>
      </w:ins>
      <w:ins w:id="474" w:author="Craig Kelley" w:date="2025-06-05T18:42:00Z">
        <w:r w:rsidR="4BDD881C" w:rsidRPr="46B18DD8">
          <w:rPr>
            <w:lang w:val="en-US"/>
          </w:rPr>
          <w:t xml:space="preserve"> and unmodulated neurons </w:t>
        </w:r>
      </w:ins>
      <w:ins w:id="475" w:author="Craig Kelley" w:date="2025-06-05T18:46:00Z">
        <w:r w:rsidR="65A182BB" w:rsidRPr="46B18DD8">
          <w:rPr>
            <w:lang w:val="en-US"/>
          </w:rPr>
          <w:t>were</w:t>
        </w:r>
      </w:ins>
      <w:ins w:id="476" w:author="Craig Kelley" w:date="2025-06-05T18:42:00Z">
        <w:r w:rsidR="4BDD881C" w:rsidRPr="46B18DD8">
          <w:rPr>
            <w:lang w:val="en-US"/>
          </w:rPr>
          <w:t xml:space="preserve"> </w:t>
        </w:r>
      </w:ins>
      <w:ins w:id="477" w:author="Craig Kelley" w:date="2025-06-05T18:43:00Z">
        <w:r w:rsidR="4BDD881C" w:rsidRPr="46B18DD8">
          <w:rPr>
            <w:lang w:val="en-US"/>
          </w:rPr>
          <w:t>comparable</w:t>
        </w:r>
        <w:r w:rsidR="51595E60" w:rsidRPr="46B18DD8">
          <w:rPr>
            <w:lang w:val="en-US"/>
          </w:rPr>
          <w:t>, the variance was much higher in unmodulated neur</w:t>
        </w:r>
      </w:ins>
      <w:ins w:id="478" w:author="Craig Kelley" w:date="2025-06-05T18:44:00Z">
        <w:r w:rsidR="51595E60" w:rsidRPr="46B18DD8">
          <w:rPr>
            <w:lang w:val="en-US"/>
          </w:rPr>
          <w:t xml:space="preserve">ons (1.1 </w:t>
        </w:r>
        <w:r w:rsidR="51595E60">
          <w:t xml:space="preserve">± 3.8 Hz, 1.1 ± 6.0 Hz, respectively).  </w:t>
        </w:r>
      </w:ins>
      <w:ins w:id="479" w:author="Craig Kelley" w:date="2025-06-05T18:46:00Z">
        <w:r w:rsidR="09A6C183">
          <w:t>Specifically, neurons with very high baseline firing rates (&gt;</w:t>
        </w:r>
      </w:ins>
      <w:ins w:id="480" w:author="Craig Kelley" w:date="2025-06-05T18:47:00Z">
        <w:r w:rsidR="09A6C183">
          <w:t xml:space="preserve">60 Hz) </w:t>
        </w:r>
      </w:ins>
      <w:ins w:id="481" w:author="Craig Kelley" w:date="2025-06-05T18:46:00Z">
        <w:r w:rsidR="09A6C183">
          <w:t>were less likely to be</w:t>
        </w:r>
      </w:ins>
      <w:ins w:id="482" w:author="Craig Kelley" w:date="2025-06-05T18:47:00Z">
        <w:r w:rsidR="09A6C183">
          <w:t xml:space="preserve"> </w:t>
        </w:r>
      </w:ins>
      <w:ins w:id="483" w:author="Craig Kelley" w:date="2025-06-23T13:50:00Z">
        <w:r w:rsidR="57A70B1B">
          <w:t>phase modulated</w:t>
        </w:r>
      </w:ins>
      <w:ins w:id="484" w:author="Craig Kelley" w:date="2025-06-05T18:47:00Z">
        <w:r w:rsidR="09A6C183">
          <w:t>.</w:t>
        </w:r>
      </w:ins>
    </w:p>
    <w:p w14:paraId="19C8E245" w14:textId="6FB282AB" w:rsidR="00EB66ED" w:rsidRPr="00BB3ED6" w:rsidDel="00487823" w:rsidRDefault="00EB66ED" w:rsidP="40919A1A">
      <w:pPr>
        <w:rPr>
          <w:ins w:id="485" w:author="Craig Kelley" w:date="2025-06-05T15:18:00Z"/>
          <w:del w:id="486" w:author="Craig Kelley [2]" w:date="2025-07-01T16:16:00Z"/>
          <w:lang w:val="en-US"/>
        </w:rPr>
      </w:pPr>
    </w:p>
    <w:p w14:paraId="709D317F" w14:textId="521B0E01" w:rsidR="00EB66ED" w:rsidRPr="00BB3ED6" w:rsidDel="00487823" w:rsidRDefault="003E45CA" w:rsidP="40919A1A">
      <w:pPr>
        <w:rPr>
          <w:del w:id="487" w:author="Craig Kelley [2]" w:date="2025-07-01T16:16:00Z"/>
        </w:rPr>
      </w:pPr>
      <w:del w:id="488" w:author="Craig Kelley [2]" w:date="2025-07-01T16:16:00Z">
        <w:r w:rsidDel="00487823">
          <w:delText>Phase-modulated</w:delText>
        </w:r>
      </w:del>
      <w:ins w:id="489" w:author="Craig Kelley" w:date="2025-06-23T13:50:00Z">
        <w:del w:id="490" w:author="Craig Kelley [2]" w:date="2025-07-01T16:16:00Z">
          <w:r w:rsidR="57A70B1B" w:rsidDel="00487823">
            <w:delText>Phase modulated</w:delText>
          </w:r>
        </w:del>
      </w:ins>
      <w:del w:id="491" w:author="Craig Kelley [2]" w:date="2025-07-01T16:16:00Z">
        <w:r w:rsidDel="00487823">
          <w:delText xml:space="preserve"> RS units were significantly more common in S1 than in PFC, striatum, and amygdala (p = 1.09 x 10</w:delText>
        </w:r>
        <w:r w:rsidRPr="46B18DD8" w:rsidDel="00487823">
          <w:rPr>
            <w:vertAlign w:val="superscript"/>
          </w:rPr>
          <w:delText>-4</w:delText>
        </w:r>
        <w:r w:rsidDel="00487823">
          <w:delText>, Mann Whitney U-test; p = 6.10 x 10</w:delText>
        </w:r>
        <w:r w:rsidRPr="46B18DD8" w:rsidDel="00487823">
          <w:rPr>
            <w:vertAlign w:val="superscript"/>
          </w:rPr>
          <w:delText>-5</w:delText>
        </w:r>
        <w:r w:rsidDel="00487823">
          <w:delText>, p = 0.039, Wilcoxon signed rank; respectively). Phase-modulated</w:delText>
        </w:r>
      </w:del>
      <w:ins w:id="492" w:author="Craig Kelley" w:date="2025-06-23T13:50:00Z">
        <w:del w:id="493" w:author="Craig Kelley [2]" w:date="2025-07-01T16:16:00Z">
          <w:r w:rsidR="57A70B1B" w:rsidDel="00487823">
            <w:delText>Phase modulated</w:delText>
          </w:r>
        </w:del>
      </w:ins>
      <w:del w:id="494" w:author="Craig Kelley [2]" w:date="2025-07-01T16:16:00Z">
        <w:r w:rsidDel="00487823">
          <w:delText xml:space="preserve"> FS units were significantly more common in S1 than in striatum and amygdala but not PFC (p = 1.22 x 10</w:delText>
        </w:r>
        <w:r w:rsidRPr="46B18DD8" w:rsidDel="00487823">
          <w:rPr>
            <w:vertAlign w:val="superscript"/>
          </w:rPr>
          <w:delText>-4</w:delText>
        </w:r>
        <w:r w:rsidDel="00487823">
          <w:delText>, p = 0.025, Wilcoxon signed-rank test; 0.363 Mann Whitney U-test; respectively). Both RS and FS units were significantly more common in PFC than in striatum (p = 1.44 x 10</w:delText>
        </w:r>
        <w:r w:rsidRPr="46B18DD8" w:rsidDel="00487823">
          <w:rPr>
            <w:vertAlign w:val="superscript"/>
          </w:rPr>
          <w:delText>-5</w:delText>
        </w:r>
        <w:r w:rsidDel="00487823">
          <w:delText>, p = 6.39 x 10</w:delText>
        </w:r>
        <w:r w:rsidRPr="46B18DD8" w:rsidDel="00487823">
          <w:rPr>
            <w:vertAlign w:val="superscript"/>
          </w:rPr>
          <w:delText>-6</w:delText>
        </w:r>
        <w:r w:rsidDel="00487823">
          <w:delText>, Mann Whitney U-test, respectively). FS units, but not RS units, were significantly more common in PFC than in amygdala (p = 0.002, p = 0.199, Mann Whitney U-test, respectively). There were no significant differences in the prevalence of phase modulation in striatum compared to amygdala for RS or FS units (p = 0.742, p = 0.457, Wilcoxon signed-rank test, respectively). For most significantly phase-modulated</w:delText>
        </w:r>
      </w:del>
      <w:ins w:id="495" w:author="Craig Kelley" w:date="2025-06-23T13:50:00Z">
        <w:del w:id="496" w:author="Craig Kelley [2]" w:date="2025-07-01T16:16:00Z">
          <w:r w:rsidR="57A70B1B" w:rsidDel="00487823">
            <w:delText>phase modulated</w:delText>
          </w:r>
        </w:del>
      </w:ins>
      <w:del w:id="497" w:author="Craig Kelley [2]" w:date="2025-07-01T16:16:00Z">
        <w:r w:rsidDel="00487823">
          <w:delText xml:space="preserve"> neurons, the distribution of spikes across alpha phase was well characterized by a von Mises distribution (e.g., </w:delText>
        </w:r>
        <w:r w:rsidRPr="46B18DD8" w:rsidDel="00487823">
          <w:rPr>
            <w:b/>
            <w:bCs/>
          </w:rPr>
          <w:delText>Fig. 3C</w:delText>
        </w:r>
        <w:r w:rsidDel="00487823">
          <w:delText xml:space="preserve">, left and center); </w:delText>
        </w:r>
        <w:r w:rsidDel="00487823">
          <w:lastRenderedPageBreak/>
          <w:delText xml:space="preserve">however, a small number of neurons in PFC (2.5% of RS units and 4.0% of FS units) were better characterized by a bimodal distribution (e.g., </w:delText>
        </w:r>
        <w:r w:rsidRPr="46B18DD8" w:rsidDel="00487823">
          <w:rPr>
            <w:b/>
            <w:bCs/>
          </w:rPr>
          <w:delText>Fig. 3C</w:delText>
        </w:r>
        <w:r w:rsidDel="00487823">
          <w:delText>, right).</w:delText>
        </w:r>
      </w:del>
    </w:p>
    <w:p w14:paraId="5980D68A" w14:textId="72F51F31" w:rsidR="00EB66ED" w:rsidRPr="00BB3ED6" w:rsidDel="00487823" w:rsidRDefault="00EB66ED">
      <w:pPr>
        <w:rPr>
          <w:del w:id="498" w:author="Craig Kelley [2]" w:date="2025-07-01T16:16:00Z"/>
        </w:rPr>
      </w:pPr>
    </w:p>
    <w:p w14:paraId="3EB345D3" w14:textId="3E5CC781" w:rsidR="00EB66ED" w:rsidRPr="00BB3ED6" w:rsidDel="00487823" w:rsidRDefault="003E45CA" w:rsidP="40919A1A">
      <w:pPr>
        <w:jc w:val="both"/>
        <w:rPr>
          <w:del w:id="499" w:author="Craig Kelley [2]" w:date="2025-07-01T16:16:00Z"/>
          <w:lang w:val="en-US"/>
        </w:rPr>
      </w:pPr>
      <w:del w:id="500" w:author="Craig Kelley [2]" w:date="2025-07-01T16:16:00Z">
        <w:r w:rsidRPr="46B18DD8" w:rsidDel="00487823">
          <w:rPr>
            <w:lang w:val="en-US"/>
          </w:rPr>
          <w:delText>In S1, 62.1 ± 5.8% of RS units per session and 63.2 ± 6.0% of FS units per session were significantly phase modulated</w:delText>
        </w:r>
      </w:del>
      <w:ins w:id="501" w:author="Craig Kelley" w:date="2025-06-23T13:50:00Z">
        <w:del w:id="502" w:author="Craig Kelley [2]" w:date="2025-07-01T16:16:00Z">
          <w:r w:rsidR="57A70B1B" w:rsidRPr="46B18DD8" w:rsidDel="00487823">
            <w:rPr>
              <w:lang w:val="en-US"/>
            </w:rPr>
            <w:delText>phase modulated</w:delText>
          </w:r>
        </w:del>
      </w:ins>
      <w:del w:id="503" w:author="Craig Kelley [2]" w:date="2025-07-01T16:16:00Z">
        <w:r w:rsidRPr="46B18DD8" w:rsidDel="00487823">
          <w:rPr>
            <w:lang w:val="en-US"/>
          </w:rPr>
          <w:delText>. We computed the preferred phase of spiking for each alpha modulated neuron by computing the circular mean across the instantaneous alpha phases at each spike time. The distribution of preferred phases for phase-modulated</w:delText>
        </w:r>
      </w:del>
      <w:ins w:id="504" w:author="Craig Kelley" w:date="2025-06-23T13:50:00Z">
        <w:del w:id="505" w:author="Craig Kelley [2]" w:date="2025-07-01T16:16:00Z">
          <w:r w:rsidR="57A70B1B" w:rsidRPr="46B18DD8" w:rsidDel="00487823">
            <w:rPr>
              <w:lang w:val="en-US"/>
            </w:rPr>
            <w:delText>phase modulated</w:delText>
          </w:r>
        </w:del>
      </w:ins>
      <w:del w:id="506" w:author="Craig Kelley [2]" w:date="2025-07-01T16:16:00Z">
        <w:r w:rsidRPr="46B18DD8" w:rsidDel="00487823">
          <w:rPr>
            <w:lang w:val="en-US"/>
          </w:rPr>
          <w:delText xml:space="preserve"> RS units (mean of 2.7 ± 0.05 radians) differed significantly from the distribution of preferred phases of phase-modulated</w:delText>
        </w:r>
      </w:del>
      <w:ins w:id="507" w:author="Craig Kelley" w:date="2025-06-23T13:50:00Z">
        <w:del w:id="508" w:author="Craig Kelley [2]" w:date="2025-07-01T16:16:00Z">
          <w:r w:rsidR="57A70B1B" w:rsidRPr="46B18DD8" w:rsidDel="00487823">
            <w:rPr>
              <w:lang w:val="en-US"/>
            </w:rPr>
            <w:delText>phase modulated</w:delText>
          </w:r>
        </w:del>
      </w:ins>
      <w:del w:id="509" w:author="Craig Kelley [2]" w:date="2025-07-01T16:16:00Z">
        <w:r w:rsidRPr="46B18DD8" w:rsidDel="00487823">
          <w:rPr>
            <w:lang w:val="en-US"/>
          </w:rPr>
          <w:delText xml:space="preserve"> FS units (mean of 3.0 ± 0.09 radians; p = 0.01, Kuiper’s test). We compared task-related changes in firing rates during task execution (1.2 s following stimulus onset) between alpha phase-modulated</w:delText>
        </w:r>
      </w:del>
      <w:ins w:id="510" w:author="Craig Kelley" w:date="2025-06-23T13:50:00Z">
        <w:del w:id="511" w:author="Craig Kelley [2]" w:date="2025-07-01T16:16:00Z">
          <w:r w:rsidR="57A70B1B" w:rsidRPr="46B18DD8" w:rsidDel="00487823">
            <w:rPr>
              <w:lang w:val="en-US"/>
            </w:rPr>
            <w:delText>phase modulated</w:delText>
          </w:r>
        </w:del>
      </w:ins>
      <w:del w:id="512" w:author="Craig Kelley [2]" w:date="2025-07-01T16:16:00Z">
        <w:r w:rsidRPr="46B18DD8" w:rsidDel="00487823">
          <w:rPr>
            <w:lang w:val="en-US"/>
          </w:rPr>
          <w:delText xml:space="preserve"> neurons and unmodulated neurons. There was no difference in task-related changes in spiking dynamics between modulated and unmodulated S1 RS cells on hit trials (p = 0.38, 2-way ANOVA). There was, however, a significant difference in task-related changes in firing rate between modulated and unmodulated S1 FS units on hit trials (p = 3.50 x 10</w:delText>
        </w:r>
        <w:r w:rsidRPr="46B18DD8" w:rsidDel="00487823">
          <w:rPr>
            <w:vertAlign w:val="superscript"/>
            <w:lang w:val="en-US"/>
          </w:rPr>
          <w:delText>-9</w:delText>
        </w:r>
        <w:r w:rsidRPr="46B18DD8" w:rsidDel="00487823">
          <w:rPr>
            <w:lang w:val="en-US"/>
          </w:rPr>
          <w:delText>, 2-way ANOVA), with greater stimulus-evoked firing rate increases and elevated firing rates following reward in phase-modulated</w:delText>
        </w:r>
      </w:del>
      <w:ins w:id="513" w:author="Craig Kelley" w:date="2025-06-23T13:50:00Z">
        <w:del w:id="514" w:author="Craig Kelley [2]" w:date="2025-07-01T16:16:00Z">
          <w:r w:rsidR="57A70B1B" w:rsidRPr="46B18DD8" w:rsidDel="00487823">
            <w:rPr>
              <w:lang w:val="en-US"/>
            </w:rPr>
            <w:delText>phase modulated</w:delText>
          </w:r>
        </w:del>
      </w:ins>
      <w:del w:id="515" w:author="Craig Kelley [2]" w:date="2025-07-01T16:16:00Z">
        <w:r w:rsidRPr="46B18DD8" w:rsidDel="00487823">
          <w:rPr>
            <w:lang w:val="en-US"/>
          </w:rPr>
          <w:delText xml:space="preserve"> units compared to unmodulated units on hit trials. There was no difference in modulation index (MI, deviation from uniform distribution) between phase-modulated</w:delText>
        </w:r>
      </w:del>
      <w:ins w:id="516" w:author="Craig Kelley" w:date="2025-06-23T13:50:00Z">
        <w:del w:id="517" w:author="Craig Kelley [2]" w:date="2025-07-01T16:16:00Z">
          <w:r w:rsidR="57A70B1B" w:rsidRPr="46B18DD8" w:rsidDel="00487823">
            <w:rPr>
              <w:lang w:val="en-US"/>
            </w:rPr>
            <w:delText>phase modulated</w:delText>
          </w:r>
        </w:del>
      </w:ins>
      <w:del w:id="518" w:author="Craig Kelley [2]" w:date="2025-07-01T16:16:00Z">
        <w:r w:rsidRPr="46B18DD8" w:rsidDel="00487823">
          <w:rPr>
            <w:lang w:val="en-US"/>
          </w:rPr>
          <w:delText xml:space="preserve"> FS and RS units (p = 0.11, Mann-Whitney U-test), but there was significantly higher mean squared error (MSE) of the best fit von Mises distribution (deviation from the circular analog of a normal distribution) for phase-modulated</w:delText>
        </w:r>
      </w:del>
      <w:ins w:id="519" w:author="Craig Kelley" w:date="2025-06-23T13:50:00Z">
        <w:del w:id="520" w:author="Craig Kelley [2]" w:date="2025-07-01T16:16:00Z">
          <w:r w:rsidR="57A70B1B" w:rsidRPr="46B18DD8" w:rsidDel="00487823">
            <w:rPr>
              <w:lang w:val="en-US"/>
            </w:rPr>
            <w:delText>phase modulated</w:delText>
          </w:r>
        </w:del>
      </w:ins>
      <w:del w:id="521" w:author="Craig Kelley [2]" w:date="2025-07-01T16:16:00Z">
        <w:r w:rsidRPr="46B18DD8" w:rsidDel="00487823">
          <w:rPr>
            <w:lang w:val="en-US"/>
          </w:rPr>
          <w:delText xml:space="preserve"> RS units (2.6 x 10</w:delText>
        </w:r>
        <w:r w:rsidRPr="46B18DD8" w:rsidDel="00487823">
          <w:rPr>
            <w:vertAlign w:val="superscript"/>
            <w:lang w:val="en-US"/>
          </w:rPr>
          <w:delText>-4</w:delText>
        </w:r>
        <w:r w:rsidRPr="46B18DD8" w:rsidDel="00487823">
          <w:rPr>
            <w:lang w:val="en-US"/>
          </w:rPr>
          <w:delText xml:space="preserve"> ± 4.4 x 10</w:delText>
        </w:r>
        <w:r w:rsidRPr="46B18DD8" w:rsidDel="00487823">
          <w:rPr>
            <w:vertAlign w:val="superscript"/>
            <w:lang w:val="en-US"/>
          </w:rPr>
          <w:delText>-5</w:delText>
        </w:r>
        <w:r w:rsidRPr="46B18DD8" w:rsidDel="00487823">
          <w:rPr>
            <w:lang w:val="en-US"/>
          </w:rPr>
          <w:delText>) than FS units (8.0 x 10</w:delText>
        </w:r>
        <w:r w:rsidRPr="46B18DD8" w:rsidDel="00487823">
          <w:rPr>
            <w:vertAlign w:val="superscript"/>
            <w:lang w:val="en-US"/>
          </w:rPr>
          <w:delText>-5</w:delText>
        </w:r>
        <w:r w:rsidRPr="46B18DD8" w:rsidDel="00487823">
          <w:rPr>
            <w:lang w:val="en-US"/>
          </w:rPr>
          <w:delText xml:space="preserve"> ± 2.6 x 10</w:delText>
        </w:r>
        <w:r w:rsidRPr="46B18DD8" w:rsidDel="00487823">
          <w:rPr>
            <w:vertAlign w:val="superscript"/>
            <w:lang w:val="en-US"/>
          </w:rPr>
          <w:delText>-5</w:delText>
        </w:r>
        <w:r w:rsidRPr="46B18DD8" w:rsidDel="00487823">
          <w:rPr>
            <w:lang w:val="en-US"/>
          </w:rPr>
          <w:delText>; p = 3.0 x 10</w:delText>
        </w:r>
        <w:r w:rsidRPr="46B18DD8" w:rsidDel="00487823">
          <w:rPr>
            <w:vertAlign w:val="superscript"/>
            <w:lang w:val="en-US"/>
          </w:rPr>
          <w:delText>-10</w:delText>
        </w:r>
        <w:r w:rsidRPr="46B18DD8" w:rsidDel="00487823">
          <w:rPr>
            <w:lang w:val="en-US"/>
          </w:rPr>
          <w:delText>, Mann-Whitney U-test) (</w:delText>
        </w:r>
        <w:r w:rsidRPr="46B18DD8" w:rsidDel="00487823">
          <w:rPr>
            <w:b/>
            <w:bCs/>
            <w:lang w:val="en-US"/>
          </w:rPr>
          <w:delText>Fig. 3C</w:delText>
        </w:r>
        <w:r w:rsidRPr="46B18DD8" w:rsidDel="00487823">
          <w:rPr>
            <w:lang w:val="en-US"/>
          </w:rPr>
          <w:delText>).</w:delText>
        </w:r>
      </w:del>
    </w:p>
    <w:p w14:paraId="7E8A7362" w14:textId="085E6E51" w:rsidR="00EB66ED" w:rsidRPr="00BB3ED6" w:rsidDel="00487823" w:rsidRDefault="00EB66ED">
      <w:pPr>
        <w:rPr>
          <w:del w:id="522" w:author="Craig Kelley [2]" w:date="2025-07-01T16:16:00Z"/>
        </w:rPr>
      </w:pPr>
    </w:p>
    <w:p w14:paraId="20797E99" w14:textId="69BA827F" w:rsidR="00EB66ED" w:rsidRPr="00BB3ED6" w:rsidDel="00487823" w:rsidRDefault="003E45CA" w:rsidP="40919A1A">
      <w:pPr>
        <w:jc w:val="both"/>
        <w:rPr>
          <w:del w:id="523" w:author="Craig Kelley [2]" w:date="2025-07-01T16:16:00Z"/>
          <w:lang w:val="en-US"/>
        </w:rPr>
      </w:pPr>
      <w:del w:id="524" w:author="Craig Kelley [2]" w:date="2025-07-01T16:16:00Z">
        <w:r w:rsidRPr="46B18DD8" w:rsidDel="00487823">
          <w:rPr>
            <w:lang w:val="en-US"/>
          </w:rPr>
          <w:delText>In PFC, we recorded a significantly higher fraction of alpha modulated FS units (75.3 ± 7.0% per session) than RS units (25.2 ± 2.1% per session; p = 2.44 x 10</w:delText>
        </w:r>
        <w:r w:rsidRPr="46B18DD8" w:rsidDel="00487823">
          <w:rPr>
            <w:vertAlign w:val="superscript"/>
            <w:lang w:val="en-US"/>
          </w:rPr>
          <w:delText>-4</w:delText>
        </w:r>
        <w:r w:rsidRPr="46B18DD8" w:rsidDel="00487823">
          <w:rPr>
            <w:lang w:val="en-US"/>
          </w:rPr>
          <w:delText>, Wilcoxon signed rank test). The distribution of preferred phases for phase-modulated</w:delText>
        </w:r>
      </w:del>
      <w:ins w:id="525" w:author="Craig Kelley" w:date="2025-06-23T13:50:00Z">
        <w:del w:id="526" w:author="Craig Kelley [2]" w:date="2025-07-01T16:16:00Z">
          <w:r w:rsidR="57A70B1B" w:rsidRPr="46B18DD8" w:rsidDel="00487823">
            <w:rPr>
              <w:lang w:val="en-US"/>
            </w:rPr>
            <w:delText>phase modulated</w:delText>
          </w:r>
        </w:del>
      </w:ins>
      <w:del w:id="527" w:author="Craig Kelley [2]" w:date="2025-07-01T16:16:00Z">
        <w:r w:rsidRPr="46B18DD8" w:rsidDel="00487823">
          <w:rPr>
            <w:lang w:val="en-US"/>
          </w:rPr>
          <w:delText xml:space="preserve"> RS units (mean of 2.8 ± 0.06 radians) differed significantly from that of phase-modulated</w:delText>
        </w:r>
      </w:del>
      <w:ins w:id="528" w:author="Craig Kelley" w:date="2025-06-23T13:50:00Z">
        <w:del w:id="529" w:author="Craig Kelley [2]" w:date="2025-07-01T16:16:00Z">
          <w:r w:rsidR="57A70B1B" w:rsidRPr="46B18DD8" w:rsidDel="00487823">
            <w:rPr>
              <w:lang w:val="en-US"/>
            </w:rPr>
            <w:delText>phase modulated</w:delText>
          </w:r>
        </w:del>
      </w:ins>
      <w:del w:id="530" w:author="Craig Kelley [2]" w:date="2025-07-01T16:16:00Z">
        <w:r w:rsidRPr="46B18DD8" w:rsidDel="00487823">
          <w:rPr>
            <w:lang w:val="en-US"/>
          </w:rPr>
          <w:delText xml:space="preserve"> FS units (mean of -1.3 ± 0.23 radians; p = 0.001, Kuiper’s test). Phase-modulated</w:delText>
        </w:r>
      </w:del>
      <w:ins w:id="531" w:author="Craig Kelley" w:date="2025-06-23T13:50:00Z">
        <w:del w:id="532" w:author="Craig Kelley [2]" w:date="2025-07-01T16:16:00Z">
          <w:r w:rsidR="57A70B1B" w:rsidRPr="46B18DD8" w:rsidDel="00487823">
            <w:rPr>
              <w:lang w:val="en-US"/>
            </w:rPr>
            <w:delText>Phase modulated</w:delText>
          </w:r>
        </w:del>
      </w:ins>
      <w:del w:id="533" w:author="Craig Kelley [2]" w:date="2025-07-01T16:16:00Z">
        <w:r w:rsidRPr="46B18DD8" w:rsidDel="00487823">
          <w:rPr>
            <w:lang w:val="en-US"/>
          </w:rPr>
          <w:delText xml:space="preserve"> FS units were more evenly split between those who spiked most often at the peak of the alpha wave and those that spiked most often at the trough, while by far most RS units spiked most often at the trough of the alpha wave. For both RS and FS units, phase-modulated</w:delText>
        </w:r>
      </w:del>
      <w:ins w:id="534" w:author="Craig Kelley" w:date="2025-06-23T13:50:00Z">
        <w:del w:id="535" w:author="Craig Kelley [2]" w:date="2025-07-01T16:16:00Z">
          <w:r w:rsidR="57A70B1B" w:rsidRPr="46B18DD8" w:rsidDel="00487823">
            <w:rPr>
              <w:lang w:val="en-US"/>
            </w:rPr>
            <w:delText>phase modulated</w:delText>
          </w:r>
        </w:del>
      </w:ins>
      <w:del w:id="536" w:author="Craig Kelley [2]" w:date="2025-07-01T16:16:00Z">
        <w:r w:rsidRPr="46B18DD8" w:rsidDel="00487823">
          <w:rPr>
            <w:lang w:val="en-US"/>
          </w:rPr>
          <w:delText xml:space="preserve"> neurons exhibited significantly greater task-related changes in firing rate dynamics on hit trials than unmodulated units (p = 4.3 x 10</w:delText>
        </w:r>
        <w:r w:rsidRPr="46B18DD8" w:rsidDel="00487823">
          <w:rPr>
            <w:vertAlign w:val="superscript"/>
            <w:lang w:val="en-US"/>
          </w:rPr>
          <w:delText>-30</w:delText>
        </w:r>
        <w:r w:rsidRPr="46B18DD8" w:rsidDel="00487823">
          <w:rPr>
            <w:lang w:val="en-US"/>
          </w:rPr>
          <w:delText>, p = 3.8 x 10</w:delText>
        </w:r>
        <w:r w:rsidRPr="46B18DD8" w:rsidDel="00487823">
          <w:rPr>
            <w:vertAlign w:val="superscript"/>
            <w:lang w:val="en-US"/>
          </w:rPr>
          <w:delText>-17</w:delText>
        </w:r>
        <w:r w:rsidRPr="46B18DD8" w:rsidDel="00487823">
          <w:rPr>
            <w:lang w:val="en-US"/>
          </w:rPr>
          <w:delText>, respectively, 2-way ANOVA). Alpha phase-modulated</w:delText>
        </w:r>
      </w:del>
      <w:ins w:id="537" w:author="Craig Kelley" w:date="2025-06-23T13:50:00Z">
        <w:del w:id="538" w:author="Craig Kelley [2]" w:date="2025-07-01T16:16:00Z">
          <w:r w:rsidR="57A70B1B" w:rsidRPr="46B18DD8" w:rsidDel="00487823">
            <w:rPr>
              <w:lang w:val="en-US"/>
            </w:rPr>
            <w:delText>phase modulated</w:delText>
          </w:r>
        </w:del>
      </w:ins>
      <w:del w:id="539" w:author="Craig Kelley [2]" w:date="2025-07-01T16:16:00Z">
        <w:r w:rsidRPr="46B18DD8" w:rsidDel="00487823">
          <w:rPr>
            <w:lang w:val="en-US"/>
          </w:rPr>
          <w:delText xml:space="preserve"> units of both classes exhibited strong local peaks in firing rate following stimulus and reward on hit trials compared to their unmodulated counterparts. P</w:delText>
        </w:r>
        <w:commentRangeStart w:id="540"/>
        <w:r w:rsidRPr="46B18DD8" w:rsidDel="00487823">
          <w:rPr>
            <w:lang w:val="en-US"/>
          </w:rPr>
          <w:delText>hase-modulated</w:delText>
        </w:r>
      </w:del>
      <w:ins w:id="541" w:author="Craig Kelley" w:date="2025-06-23T13:50:00Z">
        <w:del w:id="542" w:author="Craig Kelley [2]" w:date="2025-07-01T16:16:00Z">
          <w:r w:rsidR="57A70B1B" w:rsidRPr="46B18DD8" w:rsidDel="00487823">
            <w:rPr>
              <w:lang w:val="en-US"/>
            </w:rPr>
            <w:delText>Phase modulated</w:delText>
          </w:r>
        </w:del>
      </w:ins>
      <w:del w:id="543" w:author="Craig Kelley [2]" w:date="2025-07-01T16:16:00Z">
        <w:r w:rsidRPr="46B18DD8" w:rsidDel="00487823">
          <w:rPr>
            <w:lang w:val="en-US"/>
          </w:rPr>
          <w:delText xml:space="preserve"> RS units exhibited significantly higher MI (0.012 ± 9.1 x 10</w:delText>
        </w:r>
        <w:r w:rsidRPr="46B18DD8" w:rsidDel="00487823">
          <w:rPr>
            <w:vertAlign w:val="superscript"/>
            <w:lang w:val="en-US"/>
          </w:rPr>
          <w:delText>-4</w:delText>
        </w:r>
        <w:r w:rsidRPr="46B18DD8" w:rsidDel="00487823">
          <w:rPr>
            <w:lang w:val="en-US"/>
          </w:rPr>
          <w:delText>) and MSE (5.5 x 10</w:delText>
        </w:r>
        <w:r w:rsidRPr="46B18DD8" w:rsidDel="00487823">
          <w:rPr>
            <w:vertAlign w:val="superscript"/>
            <w:lang w:val="en-US"/>
          </w:rPr>
          <w:delText>-4</w:delText>
        </w:r>
        <w:r w:rsidRPr="46B18DD8" w:rsidDel="00487823">
          <w:rPr>
            <w:lang w:val="en-US"/>
          </w:rPr>
          <w:delText xml:space="preserve"> ± 7.2 x 10</w:delText>
        </w:r>
        <w:r w:rsidRPr="46B18DD8" w:rsidDel="00487823">
          <w:rPr>
            <w:vertAlign w:val="superscript"/>
            <w:lang w:val="en-US"/>
          </w:rPr>
          <w:delText>-5</w:delText>
        </w:r>
        <w:r w:rsidRPr="46B18DD8" w:rsidDel="00487823">
          <w:rPr>
            <w:lang w:val="en-US"/>
          </w:rPr>
          <w:delText>) than phase-modulated</w:delText>
        </w:r>
      </w:del>
      <w:ins w:id="544" w:author="Craig Kelley" w:date="2025-06-23T13:50:00Z">
        <w:del w:id="545" w:author="Craig Kelley [2]" w:date="2025-07-01T16:16:00Z">
          <w:r w:rsidR="57A70B1B" w:rsidRPr="46B18DD8" w:rsidDel="00487823">
            <w:rPr>
              <w:lang w:val="en-US"/>
            </w:rPr>
            <w:delText>phase modulated</w:delText>
          </w:r>
        </w:del>
      </w:ins>
      <w:del w:id="546" w:author="Craig Kelley [2]" w:date="2025-07-01T16:16:00Z">
        <w:r w:rsidRPr="46B18DD8" w:rsidDel="00487823">
          <w:rPr>
            <w:lang w:val="en-US"/>
          </w:rPr>
          <w:delText xml:space="preserve"> FS units (MI: 6.4 x 10</w:delText>
        </w:r>
        <w:r w:rsidRPr="46B18DD8" w:rsidDel="00487823">
          <w:rPr>
            <w:vertAlign w:val="superscript"/>
            <w:lang w:val="en-US"/>
          </w:rPr>
          <w:delText>-3</w:delText>
        </w:r>
        <w:r w:rsidRPr="46B18DD8" w:rsidDel="00487823">
          <w:rPr>
            <w:lang w:val="en-US"/>
          </w:rPr>
          <w:delText xml:space="preserve"> ± 6.3 x 10</w:delText>
        </w:r>
        <w:r w:rsidRPr="46B18DD8" w:rsidDel="00487823">
          <w:rPr>
            <w:vertAlign w:val="superscript"/>
            <w:lang w:val="en-US"/>
          </w:rPr>
          <w:delText>-4</w:delText>
        </w:r>
        <w:r w:rsidRPr="46B18DD8" w:rsidDel="00487823">
          <w:rPr>
            <w:lang w:val="en-US"/>
          </w:rPr>
          <w:delText>; p = 1.3 x 10</w:delText>
        </w:r>
        <w:r w:rsidRPr="46B18DD8" w:rsidDel="00487823">
          <w:rPr>
            <w:vertAlign w:val="superscript"/>
            <w:lang w:val="en-US"/>
          </w:rPr>
          <w:delText>-4</w:delText>
        </w:r>
        <w:r w:rsidRPr="46B18DD8" w:rsidDel="00487823">
          <w:rPr>
            <w:lang w:val="en-US"/>
          </w:rPr>
          <w:delText>, Mann-Whitney U-test; MSE: 1.3 x 10</w:delText>
        </w:r>
        <w:r w:rsidRPr="46B18DD8" w:rsidDel="00487823">
          <w:rPr>
            <w:vertAlign w:val="superscript"/>
            <w:lang w:val="en-US"/>
          </w:rPr>
          <w:delText>-4</w:delText>
        </w:r>
        <w:r w:rsidRPr="46B18DD8" w:rsidDel="00487823">
          <w:rPr>
            <w:lang w:val="en-US"/>
          </w:rPr>
          <w:delText xml:space="preserve"> ± 6.4 x 10</w:delText>
        </w:r>
        <w:r w:rsidRPr="46B18DD8" w:rsidDel="00487823">
          <w:rPr>
            <w:vertAlign w:val="superscript"/>
            <w:lang w:val="en-US"/>
          </w:rPr>
          <w:delText>-5</w:delText>
        </w:r>
        <w:r w:rsidRPr="46B18DD8" w:rsidDel="00487823">
          <w:rPr>
            <w:lang w:val="en-US"/>
          </w:rPr>
          <w:delText>; p =2.1 x 10</w:delText>
        </w:r>
        <w:r w:rsidRPr="46B18DD8" w:rsidDel="00487823">
          <w:rPr>
            <w:vertAlign w:val="superscript"/>
            <w:lang w:val="en-US"/>
          </w:rPr>
          <w:delText>-9</w:delText>
        </w:r>
        <w:r w:rsidRPr="46B18DD8" w:rsidDel="00487823">
          <w:rPr>
            <w:lang w:val="en-US"/>
          </w:rPr>
          <w:delText>, Mann-Whitney U-test). Considering that the MSEs of the best fit von Mises distributions for both FS and RS units were fairly small, the higher MI for RS units suggests they are more strongly modulated by alpha phase than FS units (</w:delText>
        </w:r>
        <w:r w:rsidRPr="46B18DD8" w:rsidDel="00487823">
          <w:rPr>
            <w:b/>
            <w:bCs/>
            <w:lang w:val="en-US"/>
          </w:rPr>
          <w:delText>Fig. 3D</w:delText>
        </w:r>
        <w:r w:rsidRPr="46B18DD8" w:rsidDel="00487823">
          <w:rPr>
            <w:lang w:val="en-US"/>
          </w:rPr>
          <w:delText>).</w:delText>
        </w:r>
        <w:commentRangeEnd w:id="540"/>
        <w:r w:rsidDel="00487823">
          <w:rPr>
            <w:rStyle w:val="CommentReference"/>
          </w:rPr>
          <w:commentReference w:id="540"/>
        </w:r>
        <w:r w:rsidRPr="46B18DD8" w:rsidDel="00487823">
          <w:rPr>
            <w:lang w:val="en-US"/>
          </w:rPr>
          <w:delText xml:space="preserve"> </w:delText>
        </w:r>
      </w:del>
    </w:p>
    <w:p w14:paraId="6FFA8121" w14:textId="332D4437" w:rsidR="00EB66ED" w:rsidRPr="00BB3ED6" w:rsidDel="00487823" w:rsidRDefault="00EB66ED">
      <w:pPr>
        <w:rPr>
          <w:del w:id="547" w:author="Craig Kelley [2]" w:date="2025-07-01T16:16:00Z"/>
        </w:rPr>
      </w:pPr>
    </w:p>
    <w:p w14:paraId="7838CF1D" w14:textId="420D124D" w:rsidR="00EB66ED" w:rsidRPr="00BB3ED6" w:rsidDel="00487823" w:rsidRDefault="004A74E3" w:rsidP="40919A1A">
      <w:pPr>
        <w:jc w:val="both"/>
        <w:rPr>
          <w:del w:id="548" w:author="Craig Kelley [2]" w:date="2025-07-01T16:16:00Z"/>
          <w:lang w:val="en-US"/>
        </w:rPr>
      </w:pPr>
      <w:del w:id="549" w:author="Craig Kelley [2]" w:date="2025-07-01T16:16:00Z">
        <w:r w:rsidRPr="46B18DD8" w:rsidDel="00487823">
          <w:rPr>
            <w:lang w:val="en-US"/>
          </w:rPr>
          <w:delText>Phase-modulated</w:delText>
        </w:r>
      </w:del>
      <w:ins w:id="550" w:author="Craig Kelley" w:date="2025-06-23T13:50:00Z">
        <w:del w:id="551" w:author="Craig Kelley [2]" w:date="2025-07-01T16:16:00Z">
          <w:r w:rsidR="57A70B1B" w:rsidRPr="46B18DD8" w:rsidDel="00487823">
            <w:rPr>
              <w:lang w:val="en-US"/>
            </w:rPr>
            <w:delText>Phase modulated</w:delText>
          </w:r>
        </w:del>
      </w:ins>
      <w:del w:id="552" w:author="Craig Kelley [2]" w:date="2025-07-01T16:16:00Z">
        <w:r w:rsidRPr="46B18DD8" w:rsidDel="00487823">
          <w:rPr>
            <w:lang w:val="en-US"/>
          </w:rPr>
          <w:delText xml:space="preserve"> units were rare in striatum compared to neocortex, with 4.1 ± 1.7% RS units per session exhibiting significant phase modulation and 9.2 ± 2.6% FS units per </w:delText>
        </w:r>
        <w:r w:rsidRPr="46B18DD8" w:rsidDel="00487823">
          <w:rPr>
            <w:lang w:val="en-US"/>
          </w:rPr>
          <w:lastRenderedPageBreak/>
          <w:delText>session exhibiting significant phase modulation. The fraction of alpha modulated FS units was significantly higher than the fraction of alpha modulated RS units (p = 0.004, Wilcoxon signed rank test). There was no significant difference in the preferred phase distributions between RS units (mean of -2.8 ± 0.15 radians) and FS units (mean of -2.7 ± 0.20 radians) in striatum. There were significant differences in task-related changes in firing rate between phase-modulated</w:delText>
        </w:r>
      </w:del>
      <w:ins w:id="553" w:author="Craig Kelley" w:date="2025-06-23T13:50:00Z">
        <w:del w:id="554" w:author="Craig Kelley [2]" w:date="2025-07-01T16:16:00Z">
          <w:r w:rsidR="57A70B1B" w:rsidRPr="46B18DD8" w:rsidDel="00487823">
            <w:rPr>
              <w:lang w:val="en-US"/>
            </w:rPr>
            <w:delText>phase modulated</w:delText>
          </w:r>
        </w:del>
      </w:ins>
      <w:del w:id="555" w:author="Craig Kelley [2]" w:date="2025-07-01T16:16:00Z">
        <w:r w:rsidRPr="46B18DD8" w:rsidDel="00487823">
          <w:rPr>
            <w:lang w:val="en-US"/>
          </w:rPr>
          <w:delText xml:space="preserve"> and unmodulated FS units (p = 7.9 x 10</w:delText>
        </w:r>
        <w:r w:rsidRPr="46B18DD8" w:rsidDel="00487823">
          <w:rPr>
            <w:vertAlign w:val="superscript"/>
            <w:lang w:val="en-US"/>
          </w:rPr>
          <w:delText>-28</w:delText>
        </w:r>
        <w:r w:rsidRPr="46B18DD8" w:rsidDel="00487823">
          <w:rPr>
            <w:lang w:val="en-US"/>
          </w:rPr>
          <w:delText>, 2-way ANOVA) and RS units (p = 2.8 x 10</w:delText>
        </w:r>
        <w:r w:rsidRPr="46B18DD8" w:rsidDel="00487823">
          <w:rPr>
            <w:vertAlign w:val="superscript"/>
            <w:lang w:val="en-US"/>
          </w:rPr>
          <w:delText>-78</w:delText>
        </w:r>
        <w:r w:rsidRPr="46B18DD8" w:rsidDel="00487823">
          <w:rPr>
            <w:lang w:val="en-US"/>
          </w:rPr>
          <w:delText>, 2-way ANOVA). Interestingly, unmodulated FS units exhibited a more prominent local peak in firing rate following reward compared to phase-modulated</w:delText>
        </w:r>
      </w:del>
      <w:ins w:id="556" w:author="Craig Kelley" w:date="2025-06-23T13:50:00Z">
        <w:del w:id="557" w:author="Craig Kelley [2]" w:date="2025-07-01T16:16:00Z">
          <w:r w:rsidR="57A70B1B" w:rsidRPr="46B18DD8" w:rsidDel="00487823">
            <w:rPr>
              <w:lang w:val="en-US"/>
            </w:rPr>
            <w:delText>phase modulated</w:delText>
          </w:r>
        </w:del>
      </w:ins>
      <w:del w:id="558" w:author="Craig Kelley [2]" w:date="2025-07-01T16:16:00Z">
        <w:r w:rsidRPr="46B18DD8" w:rsidDel="00487823">
          <w:rPr>
            <w:lang w:val="en-US"/>
          </w:rPr>
          <w:delText xml:space="preserve"> FS units, suggesting that in striatum phase-modulated</w:delText>
        </w:r>
      </w:del>
      <w:ins w:id="559" w:author="Craig Kelley" w:date="2025-06-23T13:50:00Z">
        <w:del w:id="560" w:author="Craig Kelley [2]" w:date="2025-07-01T16:16:00Z">
          <w:r w:rsidR="57A70B1B" w:rsidRPr="46B18DD8" w:rsidDel="00487823">
            <w:rPr>
              <w:lang w:val="en-US"/>
            </w:rPr>
            <w:delText>phase modulated</w:delText>
          </w:r>
        </w:del>
      </w:ins>
      <w:del w:id="561" w:author="Craig Kelley [2]" w:date="2025-07-01T16:16:00Z">
        <w:r w:rsidRPr="46B18DD8" w:rsidDel="00487823">
          <w:rPr>
            <w:lang w:val="en-US"/>
          </w:rPr>
          <w:delText xml:space="preserve"> FS units play a greater role in stimulus representation while unmodulated FS units play a greater role in reward processing. Similar to PFC, phase-modulated</w:delText>
        </w:r>
      </w:del>
      <w:ins w:id="562" w:author="Craig Kelley" w:date="2025-06-23T13:50:00Z">
        <w:del w:id="563" w:author="Craig Kelley [2]" w:date="2025-07-01T16:16:00Z">
          <w:r w:rsidR="57A70B1B" w:rsidRPr="46B18DD8" w:rsidDel="00487823">
            <w:rPr>
              <w:lang w:val="en-US"/>
            </w:rPr>
            <w:delText>phase modulated</w:delText>
          </w:r>
        </w:del>
      </w:ins>
      <w:del w:id="564" w:author="Craig Kelley [2]" w:date="2025-07-01T16:16:00Z">
        <w:r w:rsidRPr="46B18DD8" w:rsidDel="00487823">
          <w:rPr>
            <w:lang w:val="en-US"/>
          </w:rPr>
          <w:delText xml:space="preserve"> RS units exhibited significantly higher MI (0.015 ± 4.6 x 10</w:delText>
        </w:r>
        <w:r w:rsidRPr="46B18DD8" w:rsidDel="00487823">
          <w:rPr>
            <w:vertAlign w:val="superscript"/>
            <w:lang w:val="en-US"/>
          </w:rPr>
          <w:delText>-4</w:delText>
        </w:r>
        <w:r w:rsidRPr="46B18DD8" w:rsidDel="00487823">
          <w:rPr>
            <w:lang w:val="en-US"/>
          </w:rPr>
          <w:delText>) and MSE (6.2 x 10</w:delText>
        </w:r>
        <w:r w:rsidRPr="46B18DD8" w:rsidDel="00487823">
          <w:rPr>
            <w:vertAlign w:val="superscript"/>
            <w:lang w:val="en-US"/>
          </w:rPr>
          <w:delText>-4</w:delText>
        </w:r>
        <w:r w:rsidRPr="46B18DD8" w:rsidDel="00487823">
          <w:rPr>
            <w:lang w:val="en-US"/>
          </w:rPr>
          <w:delText xml:space="preserve"> ± 2.9 x 10</w:delText>
        </w:r>
        <w:r w:rsidRPr="46B18DD8" w:rsidDel="00487823">
          <w:rPr>
            <w:vertAlign w:val="superscript"/>
            <w:lang w:val="en-US"/>
          </w:rPr>
          <w:delText>-5</w:delText>
        </w:r>
        <w:r w:rsidRPr="46B18DD8" w:rsidDel="00487823">
          <w:rPr>
            <w:lang w:val="en-US"/>
          </w:rPr>
          <w:delText>) than phase-modulated</w:delText>
        </w:r>
      </w:del>
      <w:ins w:id="565" w:author="Craig Kelley" w:date="2025-06-23T13:50:00Z">
        <w:del w:id="566" w:author="Craig Kelley [2]" w:date="2025-07-01T16:16:00Z">
          <w:r w:rsidR="57A70B1B" w:rsidRPr="46B18DD8" w:rsidDel="00487823">
            <w:rPr>
              <w:lang w:val="en-US"/>
            </w:rPr>
            <w:delText>phase modulated</w:delText>
          </w:r>
        </w:del>
      </w:ins>
      <w:del w:id="567" w:author="Craig Kelley [2]" w:date="2025-07-01T16:16:00Z">
        <w:r w:rsidRPr="46B18DD8" w:rsidDel="00487823">
          <w:rPr>
            <w:lang w:val="en-US"/>
          </w:rPr>
          <w:delText xml:space="preserve"> FS units (MI: 6.0 x 10</w:delText>
        </w:r>
        <w:r w:rsidRPr="46B18DD8" w:rsidDel="00487823">
          <w:rPr>
            <w:vertAlign w:val="superscript"/>
            <w:lang w:val="en-US"/>
          </w:rPr>
          <w:delText>-3</w:delText>
        </w:r>
        <w:r w:rsidRPr="46B18DD8" w:rsidDel="00487823">
          <w:rPr>
            <w:lang w:val="en-US"/>
          </w:rPr>
          <w:delText xml:space="preserve"> ± 7.3 x 10</w:delText>
        </w:r>
        <w:r w:rsidRPr="46B18DD8" w:rsidDel="00487823">
          <w:rPr>
            <w:vertAlign w:val="superscript"/>
            <w:lang w:val="en-US"/>
          </w:rPr>
          <w:delText>-4</w:delText>
        </w:r>
        <w:r w:rsidRPr="46B18DD8" w:rsidDel="00487823">
          <w:rPr>
            <w:lang w:val="en-US"/>
          </w:rPr>
          <w:delText>; p = 0.004, Mann-Whitney U-test; MSE: 7.1 x 10</w:delText>
        </w:r>
        <w:r w:rsidRPr="46B18DD8" w:rsidDel="00487823">
          <w:rPr>
            <w:vertAlign w:val="superscript"/>
            <w:lang w:val="en-US"/>
          </w:rPr>
          <w:delText>-5</w:delText>
        </w:r>
        <w:r w:rsidRPr="46B18DD8" w:rsidDel="00487823">
          <w:rPr>
            <w:lang w:val="en-US"/>
          </w:rPr>
          <w:delText xml:space="preserve"> ± 2.2 x 10</w:delText>
        </w:r>
        <w:r w:rsidRPr="46B18DD8" w:rsidDel="00487823">
          <w:rPr>
            <w:vertAlign w:val="superscript"/>
            <w:lang w:val="en-US"/>
          </w:rPr>
          <w:delText>-5</w:delText>
        </w:r>
        <w:r w:rsidRPr="46B18DD8" w:rsidDel="00487823">
          <w:rPr>
            <w:lang w:val="en-US"/>
          </w:rPr>
          <w:delText>; p =2.4 x 10</w:delText>
        </w:r>
        <w:r w:rsidRPr="46B18DD8" w:rsidDel="00487823">
          <w:rPr>
            <w:vertAlign w:val="superscript"/>
            <w:lang w:val="en-US"/>
          </w:rPr>
          <w:delText>-4</w:delText>
        </w:r>
        <w:r w:rsidRPr="46B18DD8" w:rsidDel="00487823">
          <w:rPr>
            <w:lang w:val="en-US"/>
          </w:rPr>
          <w:delText>, Mann-Whitney U-test). However, MSEs of the best fit von Mises distributions were fairly high for RS units, suggesting that phase-modulated</w:delText>
        </w:r>
      </w:del>
      <w:ins w:id="568" w:author="Craig Kelley" w:date="2025-06-23T13:50:00Z">
        <w:del w:id="569" w:author="Craig Kelley [2]" w:date="2025-07-01T16:16:00Z">
          <w:r w:rsidR="57A70B1B" w:rsidRPr="46B18DD8" w:rsidDel="00487823">
            <w:rPr>
              <w:lang w:val="en-US"/>
            </w:rPr>
            <w:delText>phase modulated</w:delText>
          </w:r>
        </w:del>
      </w:ins>
      <w:del w:id="570" w:author="Craig Kelley [2]" w:date="2025-07-01T16:16:00Z">
        <w:r w:rsidRPr="46B18DD8" w:rsidDel="00487823">
          <w:rPr>
            <w:lang w:val="en-US"/>
          </w:rPr>
          <w:delText xml:space="preserve"> FS unit activity was more tightly coupled to the phase of alpha oscillations than RS unit activity (</w:delText>
        </w:r>
        <w:r w:rsidRPr="46B18DD8" w:rsidDel="00487823">
          <w:rPr>
            <w:b/>
            <w:bCs/>
            <w:lang w:val="en-US"/>
          </w:rPr>
          <w:delText>Fig. 3E</w:delText>
        </w:r>
        <w:r w:rsidRPr="46B18DD8" w:rsidDel="00487823">
          <w:rPr>
            <w:lang w:val="en-US"/>
          </w:rPr>
          <w:delText>).</w:delText>
        </w:r>
      </w:del>
    </w:p>
    <w:p w14:paraId="366E7CC1" w14:textId="77777777" w:rsidR="00EB66ED" w:rsidRPr="00BB3ED6" w:rsidRDefault="00EB66ED"/>
    <w:p w14:paraId="47B4BD46" w14:textId="7334DF27" w:rsidR="00EB66ED" w:rsidRPr="00BB3ED6" w:rsidRDefault="003E45CA" w:rsidP="00044A71">
      <w:pPr>
        <w:jc w:val="both"/>
        <w:rPr>
          <w:ins w:id="571" w:author="Craig Kelley" w:date="2025-06-04T17:16:00Z"/>
        </w:rPr>
      </w:pPr>
      <w:r w:rsidRPr="46B18DD8">
        <w:rPr>
          <w:lang w:val="en-US"/>
        </w:rPr>
        <w:t xml:space="preserve">Compared to other regions, we recorded very few significantly </w:t>
      </w:r>
      <w:del w:id="572" w:author="Craig Kelley" w:date="2025-06-23T13:50:00Z">
        <w:r w:rsidRPr="46B18DD8" w:rsidDel="004A74E3">
          <w:rPr>
            <w:lang w:val="en-US"/>
          </w:rPr>
          <w:delText>phase-modulated</w:delText>
        </w:r>
      </w:del>
      <w:ins w:id="573" w:author="Craig Kelley" w:date="2025-06-23T13:50:00Z">
        <w:r w:rsidR="57A70B1B" w:rsidRPr="46B18DD8">
          <w:rPr>
            <w:lang w:val="en-US"/>
          </w:rPr>
          <w:t>phase modulated</w:t>
        </w:r>
      </w:ins>
      <w:r w:rsidRPr="46B18DD8">
        <w:rPr>
          <w:lang w:val="en-US"/>
        </w:rPr>
        <w:t xml:space="preserve"> RS or FS units in amygdala (3 and 9 in total across all sessions, respectively).</w:t>
      </w:r>
      <w:r w:rsidR="00C74C87" w:rsidRPr="46B18DD8">
        <w:rPr>
          <w:lang w:val="en-US"/>
        </w:rPr>
        <w:t xml:space="preserve"> </w:t>
      </w:r>
      <w:del w:id="574" w:author="Craig Kelley" w:date="2025-06-05T15:25:00Z">
        <w:r w:rsidRPr="46B18DD8" w:rsidDel="003E45CA">
          <w:rPr>
            <w:lang w:val="en-US"/>
          </w:rPr>
          <w:delText>33.3 ± 16.7% of recorded RS units per session were phase modulated</w:delText>
        </w:r>
      </w:del>
      <w:ins w:id="575" w:author="Craig Kelley" w:date="2025-06-23T13:50:00Z">
        <w:del w:id="576" w:author="Craig Kelley [2]" w:date="2025-07-01T16:19:00Z">
          <w:r w:rsidR="57A70B1B" w:rsidRPr="46B18DD8" w:rsidDel="00487823">
            <w:rPr>
              <w:lang w:val="en-US"/>
            </w:rPr>
            <w:delText>phase modulated</w:delText>
          </w:r>
        </w:del>
      </w:ins>
      <w:del w:id="577" w:author="Craig Kelley [2]" w:date="2025-07-01T16:19:00Z">
        <w:r w:rsidRPr="46B18DD8" w:rsidDel="00487823">
          <w:rPr>
            <w:lang w:val="en-US"/>
          </w:rPr>
          <w:delText>, and 25 ± 9.9% of FS units per session were phase modulated</w:delText>
        </w:r>
      </w:del>
      <w:ins w:id="578" w:author="Craig Kelley" w:date="2025-06-23T13:50:00Z">
        <w:del w:id="579" w:author="Craig Kelley [2]" w:date="2025-07-01T16:19:00Z">
          <w:r w:rsidR="57A70B1B" w:rsidRPr="46B18DD8" w:rsidDel="00487823">
            <w:rPr>
              <w:lang w:val="en-US"/>
            </w:rPr>
            <w:delText>phase modulated</w:delText>
          </w:r>
        </w:del>
      </w:ins>
      <w:del w:id="580" w:author="Craig Kelley" w:date="2025-06-05T15:25:00Z">
        <w:r w:rsidRPr="46B18DD8" w:rsidDel="003E45CA">
          <w:rPr>
            <w:lang w:val="en-US"/>
          </w:rPr>
          <w:delText>.</w:delText>
        </w:r>
      </w:del>
      <w:ins w:id="581" w:author="Craig Kelley" w:date="2025-06-04T17:14:00Z">
        <w:r w:rsidR="3A85A3DC" w:rsidRPr="46B18DD8">
          <w:rPr>
            <w:lang w:val="en-US"/>
          </w:rPr>
          <w:t>Due to the low number of units recorded in amygdala</w:t>
        </w:r>
      </w:ins>
      <w:ins w:id="582" w:author="Craig Kelley" w:date="2025-06-05T15:25:00Z">
        <w:r w:rsidR="46A80B28" w:rsidRPr="46B18DD8">
          <w:rPr>
            <w:lang w:val="en-US"/>
          </w:rPr>
          <w:t xml:space="preserve"> (74 </w:t>
        </w:r>
      </w:ins>
      <w:ins w:id="583" w:author="Craig Kelley" w:date="2025-06-05T15:26:00Z">
        <w:r w:rsidR="46A80B28" w:rsidRPr="46B18DD8">
          <w:rPr>
            <w:lang w:val="en-US"/>
          </w:rPr>
          <w:t>across all sessions)</w:t>
        </w:r>
      </w:ins>
      <w:ins w:id="584" w:author="Craig Kelley" w:date="2025-06-04T17:14:00Z">
        <w:r w:rsidR="3A85A3DC" w:rsidRPr="46B18DD8">
          <w:rPr>
            <w:lang w:val="en-US"/>
          </w:rPr>
          <w:t>, and t</w:t>
        </w:r>
      </w:ins>
      <w:ins w:id="585" w:author="Craig Kelley" w:date="2025-06-04T17:15:00Z">
        <w:r w:rsidR="3A85A3DC" w:rsidRPr="46B18DD8">
          <w:rPr>
            <w:lang w:val="en-US"/>
          </w:rPr>
          <w:t xml:space="preserve">he paucity of significantly </w:t>
        </w:r>
      </w:ins>
      <w:ins w:id="586" w:author="Craig Kelley" w:date="2025-06-23T13:50:00Z">
        <w:r w:rsidR="57A70B1B" w:rsidRPr="46B18DD8">
          <w:rPr>
            <w:lang w:val="en-US"/>
          </w:rPr>
          <w:t>phase modulated</w:t>
        </w:r>
      </w:ins>
      <w:ins w:id="587" w:author="Craig Kelley" w:date="2025-06-04T17:15:00Z">
        <w:r w:rsidR="3A85A3DC" w:rsidRPr="46B18DD8">
          <w:rPr>
            <w:lang w:val="en-US"/>
          </w:rPr>
          <w:t xml:space="preserve"> units among them, we have restricted further analyses to neocortical and striatal neurons.</w:t>
        </w:r>
      </w:ins>
      <w:r w:rsidRPr="46B18DD8">
        <w:rPr>
          <w:lang w:val="en-US"/>
        </w:rPr>
        <w:t xml:space="preserve"> </w:t>
      </w:r>
      <w:del w:id="588" w:author="Craig Kelley" w:date="2025-06-04T17:14:00Z">
        <w:r w:rsidRPr="46B18DD8" w:rsidDel="003E45CA">
          <w:rPr>
            <w:lang w:val="en-US"/>
          </w:rPr>
          <w:delText xml:space="preserve">There was no significant difference in the preferred phase distributions between RS units (mean of -0.66 ± 0.39 radians) and FS units (mean of -0.82 ± 0.28 radians) in amygdala. There were significant differences in task-related changes in spiking dynamics between </w:delText>
        </w:r>
      </w:del>
      <w:del w:id="589" w:author="Craig Kelley" w:date="2025-06-23T13:50:00Z">
        <w:r w:rsidRPr="46B18DD8" w:rsidDel="003E45CA">
          <w:rPr>
            <w:lang w:val="en-US"/>
          </w:rPr>
          <w:delText>phase-modulated</w:delText>
        </w:r>
      </w:del>
      <w:ins w:id="590" w:author="Craig Kelley" w:date="2025-06-23T13:50:00Z">
        <w:del w:id="591" w:author="Craig Kelley [2]" w:date="2025-07-01T16:19:00Z">
          <w:r w:rsidR="57A70B1B" w:rsidRPr="46B18DD8" w:rsidDel="00487823">
            <w:rPr>
              <w:lang w:val="en-US"/>
            </w:rPr>
            <w:delText>phase modulated</w:delText>
          </w:r>
        </w:del>
      </w:ins>
      <w:del w:id="592" w:author="Craig Kelley" w:date="2025-06-04T17:14:00Z">
        <w:r w:rsidRPr="46B18DD8" w:rsidDel="003E45CA">
          <w:rPr>
            <w:lang w:val="en-US"/>
          </w:rPr>
          <w:delText xml:space="preserve"> and unmodulated FS units (p = 1.0 x 10</w:delText>
        </w:r>
        <w:r w:rsidRPr="46B18DD8" w:rsidDel="003E45CA">
          <w:rPr>
            <w:vertAlign w:val="superscript"/>
            <w:lang w:val="en-US"/>
          </w:rPr>
          <w:delText>-6</w:delText>
        </w:r>
        <w:r w:rsidRPr="46B18DD8" w:rsidDel="003E45CA">
          <w:rPr>
            <w:lang w:val="en-US"/>
          </w:rPr>
          <w:delText>, 2-way ANOVA) and RS units (p = 1.2 x 10</w:delText>
        </w:r>
        <w:r w:rsidRPr="46B18DD8" w:rsidDel="003E45CA">
          <w:rPr>
            <w:vertAlign w:val="superscript"/>
            <w:lang w:val="en-US"/>
          </w:rPr>
          <w:delText>-52</w:delText>
        </w:r>
        <w:r w:rsidRPr="46B18DD8" w:rsidDel="003E45CA">
          <w:rPr>
            <w:lang w:val="en-US"/>
          </w:rPr>
          <w:delText>, 2-way ANOVA with repeated measures). RS and FS units in amygdala did not show significant differences in either MI or MSE (p = 1.00, p = 0.483, Mann Whitney U-test, respectively) (</w:delText>
        </w:r>
        <w:r w:rsidRPr="46B18DD8" w:rsidDel="003E45CA">
          <w:rPr>
            <w:b/>
            <w:bCs/>
            <w:lang w:val="en-US"/>
          </w:rPr>
          <w:delText>Fig. 3E</w:delText>
        </w:r>
        <w:r w:rsidRPr="46B18DD8" w:rsidDel="003E45CA">
          <w:rPr>
            <w:lang w:val="en-US"/>
          </w:rPr>
          <w:delText xml:space="preserve">). </w:delText>
        </w:r>
      </w:del>
    </w:p>
    <w:p w14:paraId="7D9721DE" w14:textId="60D88CAA" w:rsidR="40919A1A" w:rsidRDefault="40919A1A" w:rsidP="40919A1A">
      <w:pPr>
        <w:jc w:val="both"/>
        <w:rPr>
          <w:ins w:id="593" w:author="Craig Kelley" w:date="2025-06-04T17:16:00Z"/>
          <w:lang w:val="en-US"/>
        </w:rPr>
      </w:pPr>
    </w:p>
    <w:p w14:paraId="5296D187" w14:textId="60BFC9C9" w:rsidR="7242C75F" w:rsidRPr="00956F13" w:rsidRDefault="57A70B1B" w:rsidP="40919A1A">
      <w:pPr>
        <w:jc w:val="both"/>
        <w:rPr>
          <w:ins w:id="594" w:author="Craig Kelley" w:date="2025-06-04T17:17:00Z"/>
          <w:b/>
          <w:bCs/>
          <w:i/>
          <w:iCs/>
          <w:lang w:val="en-US"/>
          <w:rPrChange w:id="595" w:author="Craig Kelley [2]" w:date="2025-07-01T17:25:00Z">
            <w:rPr>
              <w:ins w:id="596" w:author="Craig Kelley" w:date="2025-06-04T17:17:00Z"/>
              <w:b/>
              <w:bCs/>
              <w:lang w:val="en-US"/>
            </w:rPr>
          </w:rPrChange>
        </w:rPr>
      </w:pPr>
      <w:ins w:id="597" w:author="Craig Kelley" w:date="2025-06-23T13:50:00Z">
        <w:r w:rsidRPr="00956F13">
          <w:rPr>
            <w:b/>
            <w:bCs/>
            <w:i/>
            <w:iCs/>
            <w:lang w:val="en-US"/>
            <w:rPrChange w:id="598" w:author="Craig Kelley [2]" w:date="2025-07-01T17:25:00Z">
              <w:rPr>
                <w:b/>
                <w:bCs/>
                <w:lang w:val="en-US"/>
              </w:rPr>
            </w:rPrChange>
          </w:rPr>
          <w:t>Phase modulated</w:t>
        </w:r>
      </w:ins>
      <w:ins w:id="599" w:author="Craig Kelley" w:date="2025-06-04T17:16:00Z">
        <w:r w:rsidR="7242C75F" w:rsidRPr="00956F13">
          <w:rPr>
            <w:b/>
            <w:bCs/>
            <w:i/>
            <w:iCs/>
            <w:lang w:val="en-US"/>
            <w:rPrChange w:id="600" w:author="Craig Kelley [2]" w:date="2025-07-01T17:25:00Z">
              <w:rPr>
                <w:b/>
                <w:bCs/>
                <w:lang w:val="en-US"/>
              </w:rPr>
            </w:rPrChange>
          </w:rPr>
          <w:t xml:space="preserve"> neurons exhibit enhanced</w:t>
        </w:r>
      </w:ins>
      <w:ins w:id="601" w:author="Craig Kelley" w:date="2025-06-04T17:17:00Z">
        <w:r w:rsidR="7242C75F" w:rsidRPr="00956F13">
          <w:rPr>
            <w:b/>
            <w:bCs/>
            <w:i/>
            <w:iCs/>
            <w:lang w:val="en-US"/>
            <w:rPrChange w:id="602" w:author="Craig Kelley [2]" w:date="2025-07-01T17:25:00Z">
              <w:rPr>
                <w:b/>
                <w:bCs/>
                <w:lang w:val="en-US"/>
              </w:rPr>
            </w:rPrChange>
          </w:rPr>
          <w:t xml:space="preserve"> responsiveness to task-relevant stimuli</w:t>
        </w:r>
      </w:ins>
    </w:p>
    <w:p w14:paraId="2DE064D0" w14:textId="724645D7" w:rsidR="6388C87B" w:rsidRDefault="57A70B1B">
      <w:pPr>
        <w:jc w:val="both"/>
        <w:rPr>
          <w:ins w:id="603" w:author="Craig Kelley" w:date="2025-06-05T19:24:00Z"/>
          <w:lang w:val="en-US"/>
        </w:rPr>
        <w:pPrChange w:id="604" w:author="Craig Kelley" w:date="2025-06-05T19:17:00Z">
          <w:pPr/>
        </w:pPrChange>
      </w:pPr>
      <w:ins w:id="605" w:author="Craig Kelley" w:date="2025-06-23T13:50:00Z">
        <w:r w:rsidRPr="46B18DD8">
          <w:rPr>
            <w:lang w:val="en-US"/>
          </w:rPr>
          <w:t>Phase modulated</w:t>
        </w:r>
      </w:ins>
      <w:ins w:id="606" w:author="Craig Kelley" w:date="2025-06-05T19:07:00Z">
        <w:r w:rsidR="6388C87B" w:rsidRPr="46B18DD8">
          <w:rPr>
            <w:lang w:val="en-US"/>
          </w:rPr>
          <w:t xml:space="preserve"> neurons tended to exhibit greater stimulus-induced and task-related changes in spiking activity compared to th</w:t>
        </w:r>
      </w:ins>
      <w:ins w:id="607" w:author="Craig Kelley" w:date="2025-06-05T19:08:00Z">
        <w:r w:rsidR="6388C87B" w:rsidRPr="46B18DD8">
          <w:rPr>
            <w:lang w:val="en-US"/>
          </w:rPr>
          <w:t xml:space="preserve">eir unmodulated counterparts. </w:t>
        </w:r>
        <w:r w:rsidR="2D65CC54" w:rsidRPr="46B18DD8">
          <w:rPr>
            <w:lang w:val="en-US"/>
          </w:rPr>
          <w:t xml:space="preserve">This </w:t>
        </w:r>
        <w:del w:id="608" w:author="Craig Kelley [2]" w:date="2025-07-01T16:20:00Z">
          <w:r w:rsidR="2D65CC54" w:rsidRPr="46B18DD8" w:rsidDel="00F33E77">
            <w:rPr>
              <w:lang w:val="en-US"/>
            </w:rPr>
            <w:delText>can be</w:delText>
          </w:r>
        </w:del>
      </w:ins>
      <w:ins w:id="609" w:author="Craig Kelley [2]" w:date="2025-07-01T16:20:00Z">
        <w:r w:rsidR="00F33E77">
          <w:rPr>
            <w:lang w:val="en-US"/>
          </w:rPr>
          <w:t>was</w:t>
        </w:r>
      </w:ins>
      <w:ins w:id="610" w:author="Craig Kelley" w:date="2025-06-05T19:08:00Z">
        <w:r w:rsidR="2D65CC54" w:rsidRPr="46B18DD8">
          <w:rPr>
            <w:lang w:val="en-US"/>
          </w:rPr>
          <w:t xml:space="preserve"> observed in the average change in firing rate from baseline firing rate (3s prior to stimulus onset)</w:t>
        </w:r>
      </w:ins>
      <w:ins w:id="611" w:author="Craig Kelley" w:date="2025-06-05T19:09:00Z">
        <w:r w:rsidR="2D65CC54" w:rsidRPr="46B18DD8">
          <w:rPr>
            <w:lang w:val="en-US"/>
          </w:rPr>
          <w:t xml:space="preserve"> across different populations, especially in FS units (</w:t>
        </w:r>
        <w:r w:rsidR="2D65CC54" w:rsidRPr="46B18DD8">
          <w:rPr>
            <w:b/>
            <w:bCs/>
            <w:lang w:val="en-US"/>
            <w:rPrChange w:id="612" w:author="Craig Kelley" w:date="2025-06-05T19:09:00Z">
              <w:rPr>
                <w:lang w:val="en-US"/>
              </w:rPr>
            </w:rPrChange>
          </w:rPr>
          <w:t xml:space="preserve">Fig. </w:t>
        </w:r>
        <w:r w:rsidR="5258DB31" w:rsidRPr="46B18DD8">
          <w:rPr>
            <w:b/>
            <w:bCs/>
            <w:lang w:val="en-US"/>
            <w:rPrChange w:id="613" w:author="Craig Kelley" w:date="2025-06-05T19:09:00Z">
              <w:rPr>
                <w:lang w:val="en-US"/>
              </w:rPr>
            </w:rPrChange>
          </w:rPr>
          <w:t>4A</w:t>
        </w:r>
        <w:r w:rsidR="5258DB31" w:rsidRPr="46B18DD8">
          <w:rPr>
            <w:lang w:val="en-US"/>
          </w:rPr>
          <w:t xml:space="preserve">).  </w:t>
        </w:r>
      </w:ins>
      <w:ins w:id="614" w:author="Craig Kelley" w:date="2025-06-05T19:20:00Z">
        <w:r w:rsidR="032D7183" w:rsidRPr="46B18DD8">
          <w:rPr>
            <w:lang w:val="en-US"/>
          </w:rPr>
          <w:t>To quantify s</w:t>
        </w:r>
      </w:ins>
      <w:ins w:id="615" w:author="Craig Kelley" w:date="2025-06-05T19:10:00Z">
        <w:r w:rsidR="5258DB31" w:rsidRPr="46B18DD8">
          <w:rPr>
            <w:lang w:val="en-US"/>
          </w:rPr>
          <w:t>timulus</w:t>
        </w:r>
      </w:ins>
      <w:ins w:id="616" w:author="Craig Kelley" w:date="2025-06-05T19:20:00Z">
        <w:r w:rsidR="0759EDFD" w:rsidRPr="46B18DD8">
          <w:rPr>
            <w:lang w:val="en-US"/>
          </w:rPr>
          <w:t>-</w:t>
        </w:r>
      </w:ins>
      <w:ins w:id="617" w:author="Craig Kelley" w:date="2025-06-05T19:10:00Z">
        <w:r w:rsidR="48F82667" w:rsidRPr="46B18DD8">
          <w:rPr>
            <w:lang w:val="en-US"/>
          </w:rPr>
          <w:t xml:space="preserve">evoked changes in firing rate, we limited our analysis to differences in average firing rate </w:t>
        </w:r>
      </w:ins>
      <w:ins w:id="618" w:author="Craig Kelley" w:date="2025-06-05T19:11:00Z">
        <w:r w:rsidR="48F82667" w:rsidRPr="46B18DD8">
          <w:rPr>
            <w:lang w:val="en-US"/>
          </w:rPr>
          <w:t>during baseline and average firing rate during stimulus presentation (0 – 0.2 s)</w:t>
        </w:r>
      </w:ins>
      <w:ins w:id="619" w:author="Craig Kelley" w:date="2025-06-05T19:12:00Z">
        <w:r w:rsidR="46DE1B0D" w:rsidRPr="46B18DD8">
          <w:rPr>
            <w:lang w:val="en-US"/>
          </w:rPr>
          <w:t xml:space="preserve"> </w:t>
        </w:r>
        <w:r w:rsidR="46DE1B0D" w:rsidRPr="46B18DD8">
          <w:rPr>
            <w:b/>
            <w:bCs/>
            <w:lang w:val="en-US"/>
            <w:rPrChange w:id="620" w:author="Craig Kelley" w:date="2025-06-05T19:12:00Z">
              <w:rPr>
                <w:lang w:val="en-US"/>
              </w:rPr>
            </w:rPrChange>
          </w:rPr>
          <w:t>(</w:t>
        </w:r>
        <w:r w:rsidR="46DE1B0D" w:rsidRPr="46B18DD8">
          <w:rPr>
            <w:b/>
            <w:bCs/>
            <w:lang w:val="en-US"/>
          </w:rPr>
          <w:t>Fig. 4B)</w:t>
        </w:r>
      </w:ins>
      <w:ins w:id="621" w:author="Craig Kelley" w:date="2025-06-05T19:11:00Z">
        <w:r w:rsidR="48F82667" w:rsidRPr="46B18DD8">
          <w:rPr>
            <w:b/>
            <w:bCs/>
            <w:lang w:val="en-US"/>
            <w:rPrChange w:id="622" w:author="Craig Kelley" w:date="2025-06-05T19:12:00Z">
              <w:rPr>
                <w:lang w:val="en-US"/>
              </w:rPr>
            </w:rPrChange>
          </w:rPr>
          <w:t>.</w:t>
        </w:r>
        <w:r w:rsidR="48F82667" w:rsidRPr="46B18DD8">
          <w:rPr>
            <w:lang w:val="en-US"/>
          </w:rPr>
          <w:t xml:space="preserve"> </w:t>
        </w:r>
      </w:ins>
      <w:ins w:id="623" w:author="Craig Kelley" w:date="2025-06-05T19:12:00Z">
        <w:r w:rsidR="28402C49" w:rsidRPr="46B18DD8">
          <w:rPr>
            <w:lang w:val="en-US"/>
          </w:rPr>
          <w:t xml:space="preserve"> </w:t>
        </w:r>
      </w:ins>
      <w:ins w:id="624" w:author="Craig Kelley" w:date="2025-06-05T19:22:00Z">
        <w:r w:rsidR="2DD0CF88" w:rsidRPr="46B18DD8">
          <w:rPr>
            <w:lang w:val="en-US"/>
          </w:rPr>
          <w:t xml:space="preserve">At the population level, </w:t>
        </w:r>
      </w:ins>
      <w:ins w:id="625" w:author="Craig Kelley" w:date="2025-06-23T13:50:00Z">
        <w:r w:rsidRPr="46B18DD8">
          <w:rPr>
            <w:lang w:val="en-US"/>
          </w:rPr>
          <w:t>phase modulated</w:t>
        </w:r>
      </w:ins>
      <w:ins w:id="626" w:author="Craig Kelley" w:date="2025-06-05T19:22:00Z">
        <w:r w:rsidR="2DD0CF88" w:rsidRPr="46B18DD8">
          <w:rPr>
            <w:lang w:val="en-US"/>
          </w:rPr>
          <w:t xml:space="preserve"> FS units in neocortex and RS units in striatum respond</w:t>
        </w:r>
      </w:ins>
      <w:ins w:id="627" w:author="Craig Kelley [2]" w:date="2025-07-01T16:21:00Z">
        <w:r w:rsidR="00F33E77">
          <w:rPr>
            <w:lang w:val="en-US"/>
          </w:rPr>
          <w:t>ed</w:t>
        </w:r>
      </w:ins>
      <w:ins w:id="628" w:author="Craig Kelley" w:date="2025-06-05T19:22:00Z">
        <w:r w:rsidR="2DD0CF88" w:rsidRPr="46B18DD8">
          <w:rPr>
            <w:lang w:val="en-US"/>
          </w:rPr>
          <w:t xml:space="preserve"> more strongly to contralateral tactile stimuli</w:t>
        </w:r>
      </w:ins>
      <w:ins w:id="629" w:author="Craig Kelley" w:date="2025-06-05T19:23:00Z">
        <w:r w:rsidR="2DD0CF88" w:rsidRPr="46B18DD8">
          <w:rPr>
            <w:lang w:val="en-US"/>
          </w:rPr>
          <w:t xml:space="preserve"> than their unmodulated counterparts.  </w:t>
        </w:r>
      </w:ins>
      <w:ins w:id="630" w:author="Craig Kelley" w:date="2025-06-05T19:12:00Z">
        <w:r w:rsidR="28402C49" w:rsidRPr="46B18DD8">
          <w:rPr>
            <w:lang w:val="en-US"/>
          </w:rPr>
          <w:t>In S1</w:t>
        </w:r>
      </w:ins>
      <w:ins w:id="631" w:author="Craig Kelley" w:date="2025-06-05T19:17:00Z">
        <w:r w:rsidR="4EDAE37C" w:rsidRPr="46B18DD8">
          <w:rPr>
            <w:lang w:val="en-US"/>
          </w:rPr>
          <w:t xml:space="preserve"> and PFC</w:t>
        </w:r>
      </w:ins>
      <w:ins w:id="632" w:author="Craig Kelley" w:date="2025-06-05T19:12:00Z">
        <w:r w:rsidR="28402C49" w:rsidRPr="46B18DD8">
          <w:rPr>
            <w:lang w:val="en-US"/>
          </w:rPr>
          <w:t xml:space="preserve">, </w:t>
        </w:r>
      </w:ins>
      <w:ins w:id="633" w:author="Craig Kelley" w:date="2025-06-23T13:50:00Z">
        <w:r w:rsidRPr="46B18DD8">
          <w:rPr>
            <w:lang w:val="en-US"/>
          </w:rPr>
          <w:t>phase modulated</w:t>
        </w:r>
      </w:ins>
      <w:ins w:id="634" w:author="Craig Kelley" w:date="2025-06-05T19:12:00Z">
        <w:r w:rsidR="28402C49" w:rsidRPr="46B18DD8">
          <w:rPr>
            <w:lang w:val="en-US"/>
          </w:rPr>
          <w:t xml:space="preserve"> FS units </w:t>
        </w:r>
      </w:ins>
      <w:ins w:id="635" w:author="Craig Kelley" w:date="2025-06-05T19:14:00Z">
        <w:r w:rsidR="70D1CEAF" w:rsidRPr="46B18DD8">
          <w:rPr>
            <w:lang w:val="en-US"/>
          </w:rPr>
          <w:t>exhibited greater stimulus</w:t>
        </w:r>
      </w:ins>
      <w:ins w:id="636" w:author="Craig Kelley" w:date="2025-06-05T19:16:00Z">
        <w:r w:rsidR="644C1E25" w:rsidRPr="46B18DD8">
          <w:rPr>
            <w:lang w:val="en-US"/>
          </w:rPr>
          <w:t>-</w:t>
        </w:r>
      </w:ins>
      <w:ins w:id="637" w:author="Craig Kelley" w:date="2025-06-05T19:14:00Z">
        <w:r w:rsidR="70D1CEAF" w:rsidRPr="46B18DD8">
          <w:rPr>
            <w:lang w:val="en-US"/>
          </w:rPr>
          <w:t>evoked changes in firing rate</w:t>
        </w:r>
      </w:ins>
      <w:ins w:id="638" w:author="Craig Kelley" w:date="2025-06-05T19:15:00Z">
        <w:r w:rsidR="70D1CEAF" w:rsidRPr="46B18DD8">
          <w:rPr>
            <w:lang w:val="en-US"/>
          </w:rPr>
          <w:t xml:space="preserve"> compared to unmodulated FS units</w:t>
        </w:r>
        <w:r w:rsidR="396D5F04" w:rsidRPr="46B18DD8">
          <w:rPr>
            <w:lang w:val="en-US"/>
          </w:rPr>
          <w:t xml:space="preserve"> on ‘Hit’ trials</w:t>
        </w:r>
        <w:r w:rsidR="70D1CEAF" w:rsidRPr="46B18DD8">
          <w:rPr>
            <w:lang w:val="en-US"/>
          </w:rPr>
          <w:t xml:space="preserve"> (p = 2.7 x 10</w:t>
        </w:r>
        <w:r w:rsidR="70D1CEAF" w:rsidRPr="46B18DD8">
          <w:rPr>
            <w:vertAlign w:val="superscript"/>
            <w:lang w:val="en-US"/>
            <w:rPrChange w:id="639" w:author="Craig Kelley" w:date="2025-06-05T19:17:00Z">
              <w:rPr>
                <w:lang w:val="en-US"/>
              </w:rPr>
            </w:rPrChange>
          </w:rPr>
          <w:t>-5</w:t>
        </w:r>
        <w:r w:rsidR="70D1CEAF" w:rsidRPr="46B18DD8">
          <w:rPr>
            <w:lang w:val="en-US"/>
          </w:rPr>
          <w:t xml:space="preserve">, </w:t>
        </w:r>
      </w:ins>
      <w:ins w:id="640" w:author="Craig Kelley" w:date="2025-06-05T19:17:00Z">
        <w:r w:rsidR="51523972" w:rsidRPr="46B18DD8">
          <w:rPr>
            <w:lang w:val="en-US"/>
          </w:rPr>
          <w:t>p = 3.2 x 10</w:t>
        </w:r>
        <w:r w:rsidR="51523972" w:rsidRPr="46B18DD8">
          <w:rPr>
            <w:vertAlign w:val="superscript"/>
            <w:lang w:val="en-US"/>
            <w:rPrChange w:id="641" w:author="Craig Kelley" w:date="2025-06-05T19:17:00Z">
              <w:rPr>
                <w:lang w:val="en-US"/>
              </w:rPr>
            </w:rPrChange>
          </w:rPr>
          <w:t>-5</w:t>
        </w:r>
        <w:r w:rsidR="51523972" w:rsidRPr="46B18DD8">
          <w:rPr>
            <w:lang w:val="en-US"/>
          </w:rPr>
          <w:t xml:space="preserve">, </w:t>
        </w:r>
      </w:ins>
      <w:ins w:id="642" w:author="Craig Kelley" w:date="2025-06-05T19:15:00Z">
        <w:r w:rsidR="70D1CEAF" w:rsidRPr="46B18DD8">
          <w:rPr>
            <w:lang w:val="en-US"/>
          </w:rPr>
          <w:t>Mann-Whitney U-test</w:t>
        </w:r>
      </w:ins>
      <w:ins w:id="643" w:author="Craig Kelley" w:date="2025-06-05T19:17:00Z">
        <w:r w:rsidR="4061E62C" w:rsidRPr="46B18DD8">
          <w:rPr>
            <w:lang w:val="en-US"/>
          </w:rPr>
          <w:t>, respectively</w:t>
        </w:r>
      </w:ins>
      <w:ins w:id="644" w:author="Craig Kelley" w:date="2025-06-05T19:15:00Z">
        <w:r w:rsidR="70D1CEAF" w:rsidRPr="46B18DD8">
          <w:rPr>
            <w:lang w:val="en-US"/>
          </w:rPr>
          <w:t>)</w:t>
        </w:r>
      </w:ins>
      <w:ins w:id="645" w:author="Craig Kelley" w:date="2025-06-05T19:17:00Z">
        <w:r w:rsidR="40C1A924" w:rsidRPr="46B18DD8">
          <w:rPr>
            <w:lang w:val="en-US"/>
          </w:rPr>
          <w:t xml:space="preserve">.  RS units in S1 and PFC, however, did not exhibit significant differences in </w:t>
        </w:r>
      </w:ins>
      <w:ins w:id="646" w:author="Craig Kelley" w:date="2025-06-05T19:18:00Z">
        <w:r w:rsidR="40C1A924" w:rsidRPr="46B18DD8">
          <w:rPr>
            <w:lang w:val="en-US"/>
          </w:rPr>
          <w:t xml:space="preserve">stimulus-evoked changes in firing rate on hit trials.  </w:t>
        </w:r>
      </w:ins>
      <w:ins w:id="647" w:author="Craig Kelley" w:date="2025-06-05T19:19:00Z">
        <w:r w:rsidR="075D9A62" w:rsidRPr="46B18DD8">
          <w:rPr>
            <w:lang w:val="en-US"/>
          </w:rPr>
          <w:t xml:space="preserve">Conversely, </w:t>
        </w:r>
      </w:ins>
      <w:ins w:id="648" w:author="Craig Kelley" w:date="2025-06-23T13:50:00Z">
        <w:r w:rsidRPr="46B18DD8">
          <w:rPr>
            <w:lang w:val="en-US"/>
          </w:rPr>
          <w:t>phase modulated</w:t>
        </w:r>
      </w:ins>
      <w:ins w:id="649" w:author="Craig Kelley" w:date="2025-06-05T19:19:00Z">
        <w:r w:rsidR="075D9A62" w:rsidRPr="46B18DD8">
          <w:rPr>
            <w:lang w:val="en-US"/>
          </w:rPr>
          <w:t xml:space="preserve"> RS, not FS, units in striatum exhibited significantly greater </w:t>
        </w:r>
        <w:r w:rsidR="075D9A62" w:rsidRPr="46B18DD8">
          <w:rPr>
            <w:lang w:val="en-US"/>
          </w:rPr>
          <w:lastRenderedPageBreak/>
          <w:t xml:space="preserve">stimulus-evoked changes in firing rate on </w:t>
        </w:r>
      </w:ins>
      <w:ins w:id="650" w:author="Craig Kelley" w:date="2025-06-05T19:25:00Z">
        <w:r w:rsidR="46465D2B" w:rsidRPr="46B18DD8">
          <w:rPr>
            <w:lang w:val="en-US"/>
          </w:rPr>
          <w:t>hit</w:t>
        </w:r>
      </w:ins>
      <w:ins w:id="651" w:author="Craig Kelley" w:date="2025-06-05T19:19:00Z">
        <w:r w:rsidR="075D9A62" w:rsidRPr="46B18DD8">
          <w:rPr>
            <w:lang w:val="en-US"/>
          </w:rPr>
          <w:t xml:space="preserve"> trials compared to their unmodulated counter</w:t>
        </w:r>
      </w:ins>
      <w:ins w:id="652" w:author="Craig Kelley" w:date="2025-06-05T19:20:00Z">
        <w:r w:rsidR="075D9A62" w:rsidRPr="46B18DD8">
          <w:rPr>
            <w:lang w:val="en-US"/>
          </w:rPr>
          <w:t>parts (</w:t>
        </w:r>
        <w:r w:rsidR="031D747F" w:rsidRPr="46B18DD8">
          <w:rPr>
            <w:lang w:val="en-US"/>
          </w:rPr>
          <w:t xml:space="preserve">p = 0.002, Mann-Whitney U-test). </w:t>
        </w:r>
      </w:ins>
    </w:p>
    <w:p w14:paraId="4F2A3EBC" w14:textId="0C20E8AE" w:rsidR="40919A1A" w:rsidRDefault="40919A1A" w:rsidP="40919A1A">
      <w:pPr>
        <w:jc w:val="both"/>
        <w:rPr>
          <w:ins w:id="653" w:author="Craig Kelley" w:date="2025-06-05T19:24:00Z"/>
          <w:lang w:val="en-US"/>
        </w:rPr>
      </w:pPr>
    </w:p>
    <w:p w14:paraId="6CCA125A" w14:textId="6875E6AB" w:rsidR="7F39DDF8" w:rsidRDefault="7F39DDF8" w:rsidP="40919A1A">
      <w:pPr>
        <w:jc w:val="both"/>
        <w:rPr>
          <w:ins w:id="654" w:author="Craig Kelley" w:date="2025-06-06T13:47:00Z"/>
          <w:lang w:val="en-US"/>
        </w:rPr>
      </w:pPr>
      <w:ins w:id="655" w:author="Craig Kelley" w:date="2025-06-05T19:24:00Z">
        <w:r w:rsidRPr="46B18DD8">
          <w:rPr>
            <w:lang w:val="en-US"/>
          </w:rPr>
          <w:t xml:space="preserve">Interestingly, </w:t>
        </w:r>
      </w:ins>
      <w:ins w:id="656" w:author="Craig Kelley" w:date="2025-06-23T13:50:00Z">
        <w:r w:rsidR="57A70B1B" w:rsidRPr="46B18DD8">
          <w:rPr>
            <w:lang w:val="en-US"/>
          </w:rPr>
          <w:t>phase modulated</w:t>
        </w:r>
      </w:ins>
      <w:ins w:id="657" w:author="Craig Kelley" w:date="2025-06-05T19:25:00Z">
        <w:r w:rsidRPr="46B18DD8">
          <w:rPr>
            <w:lang w:val="en-US"/>
          </w:rPr>
          <w:t xml:space="preserve"> FS neurons in neocortex also tended to exhibit greater </w:t>
        </w:r>
      </w:ins>
      <w:ins w:id="658" w:author="Craig Kelley" w:date="2025-06-06T13:46:00Z">
        <w:r w:rsidR="68A71CE4" w:rsidRPr="46B18DD8">
          <w:rPr>
            <w:lang w:val="en-US"/>
          </w:rPr>
          <w:t xml:space="preserve">changes in firing rate in response to ipsilateral tactile stimuli </w:t>
        </w:r>
      </w:ins>
      <w:ins w:id="659" w:author="Craig Kelley" w:date="2025-06-06T13:47:00Z">
        <w:r w:rsidR="68A71CE4" w:rsidRPr="46B18DD8">
          <w:rPr>
            <w:lang w:val="en-US"/>
          </w:rPr>
          <w:t xml:space="preserve">compared to </w:t>
        </w:r>
        <w:r w:rsidR="77756B20" w:rsidRPr="46B18DD8">
          <w:rPr>
            <w:lang w:val="en-US"/>
          </w:rPr>
          <w:t>unmodulated FS neurons</w:t>
        </w:r>
        <w:r w:rsidR="4EFA6F09" w:rsidRPr="46B18DD8">
          <w:rPr>
            <w:lang w:val="en-US"/>
          </w:rPr>
          <w:t xml:space="preserve"> (</w:t>
        </w:r>
        <w:r w:rsidR="4EFA6F09" w:rsidRPr="46B18DD8">
          <w:rPr>
            <w:b/>
            <w:bCs/>
            <w:lang w:val="en-US"/>
          </w:rPr>
          <w:t>Fig</w:t>
        </w:r>
      </w:ins>
      <w:ins w:id="660" w:author="Craig Kelley" w:date="2025-06-06T13:48:00Z">
        <w:r w:rsidR="4EFA6F09" w:rsidRPr="46B18DD8">
          <w:rPr>
            <w:b/>
            <w:bCs/>
            <w:lang w:val="en-US"/>
          </w:rPr>
          <w:t>. 4B</w:t>
        </w:r>
        <w:r w:rsidR="4EFA6F09" w:rsidRPr="46B18DD8">
          <w:rPr>
            <w:lang w:val="en-US"/>
          </w:rPr>
          <w:t>)</w:t>
        </w:r>
      </w:ins>
      <w:ins w:id="661" w:author="Craig Kelley" w:date="2025-06-05T19:26:00Z">
        <w:r w:rsidR="19C4F353" w:rsidRPr="46B18DD8">
          <w:rPr>
            <w:b/>
            <w:bCs/>
            <w:lang w:val="en-US"/>
            <w:rPrChange w:id="662" w:author="Craig Kelley" w:date="2025-06-06T13:47:00Z">
              <w:rPr>
                <w:lang w:val="en-US"/>
              </w:rPr>
            </w:rPrChange>
          </w:rPr>
          <w:t>.</w:t>
        </w:r>
        <w:r w:rsidR="19C4F353" w:rsidRPr="46B18DD8">
          <w:rPr>
            <w:lang w:val="en-US"/>
          </w:rPr>
          <w:t xml:space="preserve">  In S1 </w:t>
        </w:r>
      </w:ins>
      <w:ins w:id="663" w:author="Craig Kelley" w:date="2025-06-23T13:50:00Z">
        <w:r w:rsidR="57A70B1B" w:rsidRPr="46B18DD8">
          <w:rPr>
            <w:lang w:val="en-US"/>
          </w:rPr>
          <w:t>phase modulated</w:t>
        </w:r>
      </w:ins>
      <w:ins w:id="664" w:author="Craig Kelley" w:date="2025-06-05T19:27:00Z">
        <w:r w:rsidR="19C4F353" w:rsidRPr="46B18DD8">
          <w:rPr>
            <w:lang w:val="en-US"/>
          </w:rPr>
          <w:t xml:space="preserve"> FS neurons, there was a trend toward greater stimulus-evoked changes in firing rate </w:t>
        </w:r>
      </w:ins>
      <w:ins w:id="665" w:author="Craig Kelley" w:date="2025-06-23T14:06:00Z">
        <w:r w:rsidR="4A74B81B" w:rsidRPr="46B18DD8">
          <w:rPr>
            <w:lang w:val="en-US"/>
          </w:rPr>
          <w:t xml:space="preserve">on correct rejection trials </w:t>
        </w:r>
      </w:ins>
      <w:ins w:id="666" w:author="Craig Kelley" w:date="2025-06-05T19:27:00Z">
        <w:r w:rsidR="19C4F353" w:rsidRPr="46B18DD8">
          <w:rPr>
            <w:lang w:val="en-US"/>
          </w:rPr>
          <w:t>(p = 0</w:t>
        </w:r>
        <w:r w:rsidR="0089DEA9" w:rsidRPr="46B18DD8">
          <w:rPr>
            <w:lang w:val="en-US"/>
          </w:rPr>
          <w:t>.051, Mann-Whitney U-test), and in PFC</w:t>
        </w:r>
      </w:ins>
      <w:ins w:id="667" w:author="Craig Kelley" w:date="2025-06-05T19:28:00Z">
        <w:r w:rsidR="0089DEA9" w:rsidRPr="46B18DD8">
          <w:rPr>
            <w:lang w:val="en-US"/>
          </w:rPr>
          <w:t xml:space="preserve"> </w:t>
        </w:r>
      </w:ins>
      <w:ins w:id="668" w:author="Craig Kelley" w:date="2025-06-23T13:50:00Z">
        <w:r w:rsidR="57A70B1B" w:rsidRPr="46B18DD8">
          <w:rPr>
            <w:lang w:val="en-US"/>
          </w:rPr>
          <w:t>phase modulated</w:t>
        </w:r>
      </w:ins>
      <w:ins w:id="669" w:author="Craig Kelley" w:date="2025-06-05T19:28:00Z">
        <w:r w:rsidR="0089DEA9" w:rsidRPr="46B18DD8">
          <w:rPr>
            <w:lang w:val="en-US"/>
          </w:rPr>
          <w:t xml:space="preserve"> FS neurons there was significantly higher stimulus-evoked changes in firing rate compared to unmodulated FS neurons </w:t>
        </w:r>
      </w:ins>
      <w:ins w:id="670" w:author="Craig Kelley" w:date="2025-06-23T14:06:00Z">
        <w:r w:rsidR="67BA518B" w:rsidRPr="46B18DD8">
          <w:rPr>
            <w:lang w:val="en-US"/>
          </w:rPr>
          <w:t>on correct</w:t>
        </w:r>
      </w:ins>
      <w:ins w:id="671" w:author="Craig Kelley" w:date="2025-06-23T14:07:00Z">
        <w:r w:rsidR="67BA518B" w:rsidRPr="46B18DD8">
          <w:rPr>
            <w:lang w:val="en-US"/>
          </w:rPr>
          <w:t xml:space="preserve"> rejection trials </w:t>
        </w:r>
      </w:ins>
      <w:ins w:id="672" w:author="Craig Kelley" w:date="2025-06-05T19:28:00Z">
        <w:r w:rsidR="0089DEA9" w:rsidRPr="46B18DD8">
          <w:rPr>
            <w:lang w:val="en-US"/>
          </w:rPr>
          <w:t xml:space="preserve">(p = </w:t>
        </w:r>
        <w:r w:rsidR="59CE7491" w:rsidRPr="46B18DD8">
          <w:rPr>
            <w:lang w:val="en-US"/>
          </w:rPr>
          <w:t>0</w:t>
        </w:r>
        <w:del w:id="673" w:author="Craig Kelley [2]" w:date="2025-07-01T16:22:00Z">
          <w:r w:rsidR="59CE7491" w:rsidRPr="46B18DD8" w:rsidDel="00F33E77">
            <w:rPr>
              <w:lang w:val="en-US"/>
            </w:rPr>
            <w:delText>,</w:delText>
          </w:r>
        </w:del>
      </w:ins>
      <w:ins w:id="674" w:author="Craig Kelley [2]" w:date="2025-07-01T16:22:00Z">
        <w:r w:rsidR="00F33E77">
          <w:rPr>
            <w:lang w:val="en-US"/>
          </w:rPr>
          <w:t>.</w:t>
        </w:r>
      </w:ins>
      <w:ins w:id="675" w:author="Craig Kelley" w:date="2025-06-05T19:28:00Z">
        <w:r w:rsidR="59CE7491" w:rsidRPr="46B18DD8">
          <w:rPr>
            <w:lang w:val="en-US"/>
          </w:rPr>
          <w:t>002, Mann-Whitney U-test)</w:t>
        </w:r>
      </w:ins>
      <w:ins w:id="676" w:author="Craig Kelley" w:date="2025-06-06T13:29:00Z">
        <w:r w:rsidR="02A2BBBD" w:rsidRPr="46B18DD8">
          <w:rPr>
            <w:lang w:val="en-US"/>
          </w:rPr>
          <w:t xml:space="preserve">  </w:t>
        </w:r>
      </w:ins>
      <w:ins w:id="677" w:author="Craig Kelley" w:date="2025-06-06T13:41:00Z">
        <w:r w:rsidR="1181CFDD" w:rsidRPr="46B18DD8">
          <w:rPr>
            <w:lang w:val="en-US"/>
          </w:rPr>
          <w:t>FS units in S1 and PFC exhibited greater stimulus-evoked changes in firing ra</w:t>
        </w:r>
      </w:ins>
      <w:ins w:id="678" w:author="Craig Kelley" w:date="2025-06-06T13:42:00Z">
        <w:r w:rsidR="1181CFDD" w:rsidRPr="46B18DD8">
          <w:rPr>
            <w:lang w:val="en-US"/>
          </w:rPr>
          <w:t xml:space="preserve">te </w:t>
        </w:r>
        <w:r w:rsidR="4C322CCD" w:rsidRPr="46B18DD8">
          <w:rPr>
            <w:lang w:val="en-US"/>
          </w:rPr>
          <w:t xml:space="preserve">than unmodulated FS units on miss and false alarm trials as well (p &lt; </w:t>
        </w:r>
      </w:ins>
      <w:ins w:id="679" w:author="Craig Kelley" w:date="2025-06-06T13:43:00Z">
        <w:r w:rsidR="526EB0CC" w:rsidRPr="46B18DD8">
          <w:rPr>
            <w:lang w:val="en-US"/>
          </w:rPr>
          <w:t>0.001, Mann-Whitney U-test).</w:t>
        </w:r>
      </w:ins>
    </w:p>
    <w:p w14:paraId="3F18B24C" w14:textId="25054089" w:rsidR="40919A1A" w:rsidRDefault="40919A1A" w:rsidP="40919A1A">
      <w:pPr>
        <w:jc w:val="both"/>
        <w:rPr>
          <w:ins w:id="680" w:author="Craig Kelley" w:date="2025-06-06T13:47:00Z"/>
          <w:lang w:val="en-US"/>
        </w:rPr>
      </w:pPr>
    </w:p>
    <w:p w14:paraId="7D372F2D" w14:textId="64039373" w:rsidR="03A19044" w:rsidDel="00F33E77" w:rsidRDefault="03A19044">
      <w:pPr>
        <w:rPr>
          <w:del w:id="681" w:author="Craig Kelley" w:date="2025-06-05T19:22:00Z"/>
          <w:lang w:val="en-US"/>
        </w:rPr>
      </w:pPr>
      <w:ins w:id="682" w:author="Craig Kelley" w:date="2025-06-06T13:48:00Z">
        <w:r w:rsidRPr="46B18DD8">
          <w:rPr>
            <w:lang w:val="en-US"/>
          </w:rPr>
          <w:t xml:space="preserve">Not all neurons respond to go stimuli with increased firing rate; some neurons showed suppressed firing rates in </w:t>
        </w:r>
      </w:ins>
      <w:ins w:id="683" w:author="Craig Kelley" w:date="2025-06-06T13:49:00Z">
        <w:r w:rsidRPr="46B18DD8">
          <w:rPr>
            <w:lang w:val="en-US"/>
          </w:rPr>
          <w:t>respo</w:t>
        </w:r>
        <w:r w:rsidR="48786A60" w:rsidRPr="46B18DD8">
          <w:rPr>
            <w:lang w:val="en-US"/>
          </w:rPr>
          <w:t xml:space="preserve">nse to contralateral tactile stimulation, and others did not alter their firing rates at all.  </w:t>
        </w:r>
      </w:ins>
      <w:ins w:id="684" w:author="Craig Kelley" w:date="2025-06-06T13:50:00Z">
        <w:r w:rsidR="48786A60" w:rsidRPr="46B18DD8">
          <w:rPr>
            <w:lang w:val="en-US"/>
          </w:rPr>
          <w:t>We therefore classi</w:t>
        </w:r>
        <w:r w:rsidR="674AA6F2" w:rsidRPr="46B18DD8">
          <w:rPr>
            <w:lang w:val="en-US"/>
          </w:rPr>
          <w:t xml:space="preserve">fied neurons as </w:t>
        </w:r>
      </w:ins>
      <w:ins w:id="685" w:author="Craig Kelley" w:date="2025-06-23T14:02:00Z">
        <w:r w:rsidR="25DC9EB4" w:rsidRPr="46B18DD8">
          <w:rPr>
            <w:lang w:val="en-US"/>
          </w:rPr>
          <w:t xml:space="preserve">driven </w:t>
        </w:r>
      </w:ins>
      <w:ins w:id="686" w:author="Craig Kelley" w:date="2025-06-06T13:50:00Z">
        <w:r w:rsidR="674AA6F2" w:rsidRPr="46B18DD8">
          <w:rPr>
            <w:lang w:val="en-US"/>
          </w:rPr>
          <w:t>(</w:t>
        </w:r>
      </w:ins>
      <w:ins w:id="687" w:author="Craig Kelley" w:date="2025-06-06T13:52:00Z">
        <w:r w:rsidR="7101CBAE" w:rsidRPr="46B18DD8">
          <w:rPr>
            <w:lang w:val="en-US"/>
          </w:rPr>
          <w:t xml:space="preserve">average </w:t>
        </w:r>
      </w:ins>
      <w:ins w:id="688" w:author="Craig Kelley" w:date="2025-06-06T13:50:00Z">
        <w:r w:rsidR="674AA6F2" w:rsidRPr="46B18DD8">
          <w:rPr>
            <w:lang w:val="en-US"/>
          </w:rPr>
          <w:t xml:space="preserve">firing rate </w:t>
        </w:r>
      </w:ins>
      <w:ins w:id="689" w:author="Craig Kelley" w:date="2025-06-06T13:51:00Z">
        <w:r w:rsidR="0099C4C8" w:rsidRPr="46B18DD8">
          <w:rPr>
            <w:lang w:val="en-US"/>
          </w:rPr>
          <w:t>increas</w:t>
        </w:r>
      </w:ins>
      <w:ins w:id="690" w:author="Craig Kelley" w:date="2025-06-06T13:52:00Z">
        <w:r w:rsidR="66DC4452" w:rsidRPr="46B18DD8">
          <w:rPr>
            <w:lang w:val="en-US"/>
          </w:rPr>
          <w:t>e of</w:t>
        </w:r>
        <w:r w:rsidR="0099C4C8" w:rsidRPr="46B18DD8">
          <w:rPr>
            <w:lang w:val="en-US"/>
          </w:rPr>
          <w:t xml:space="preserve"> </w:t>
        </w:r>
      </w:ins>
      <w:ins w:id="691" w:author="Craig Kelley" w:date="2025-06-06T13:50:00Z">
        <w:r w:rsidR="674AA6F2" w:rsidRPr="46B18DD8">
          <w:rPr>
            <w:lang w:val="en-US"/>
          </w:rPr>
          <w:t xml:space="preserve">&gt; 1 Hz </w:t>
        </w:r>
      </w:ins>
      <w:ins w:id="692" w:author="Craig Kelley" w:date="2025-06-06T13:51:00Z">
        <w:r w:rsidR="7B850DCE" w:rsidRPr="46B18DD8">
          <w:rPr>
            <w:lang w:val="en-US"/>
          </w:rPr>
          <w:t xml:space="preserve">from baseline </w:t>
        </w:r>
      </w:ins>
      <w:ins w:id="693" w:author="Craig Kelley" w:date="2025-06-06T13:50:00Z">
        <w:r w:rsidR="674AA6F2" w:rsidRPr="46B18DD8">
          <w:rPr>
            <w:lang w:val="en-US"/>
          </w:rPr>
          <w:t>within 0.2 s</w:t>
        </w:r>
      </w:ins>
      <w:ins w:id="694" w:author="Craig Kelley" w:date="2025-06-06T13:51:00Z">
        <w:r w:rsidR="674AA6F2" w:rsidRPr="46B18DD8">
          <w:rPr>
            <w:lang w:val="en-US"/>
          </w:rPr>
          <w:t xml:space="preserve"> of stimulus </w:t>
        </w:r>
        <w:r w:rsidR="5E148C96" w:rsidRPr="46B18DD8">
          <w:rPr>
            <w:lang w:val="en-US"/>
          </w:rPr>
          <w:t xml:space="preserve">across </w:t>
        </w:r>
        <w:r w:rsidR="674AA6F2" w:rsidRPr="46B18DD8">
          <w:rPr>
            <w:lang w:val="en-US"/>
          </w:rPr>
          <w:t xml:space="preserve">hit trials), suppressed </w:t>
        </w:r>
      </w:ins>
      <w:ins w:id="695" w:author="Craig Kelley" w:date="2025-06-06T13:53:00Z">
        <w:r w:rsidR="49DEC901" w:rsidRPr="46B18DD8">
          <w:rPr>
            <w:lang w:val="en-US"/>
          </w:rPr>
          <w:t>(average firing rate decrease of &gt; 1 Hz from baseline within 0.2 s of stimulus across hit trials), and nonresponsive</w:t>
        </w:r>
      </w:ins>
      <w:ins w:id="696" w:author="Craig Kelley" w:date="2025-06-06T13:59:00Z">
        <w:r w:rsidR="69F6708D" w:rsidRPr="46B18DD8">
          <w:rPr>
            <w:lang w:val="en-US"/>
          </w:rPr>
          <w:t xml:space="preserve"> (remaining neurons, </w:t>
        </w:r>
        <w:r w:rsidR="69F6708D" w:rsidRPr="46B18DD8">
          <w:rPr>
            <w:b/>
            <w:bCs/>
            <w:lang w:val="en-US"/>
          </w:rPr>
          <w:t>Fig. 4C</w:t>
        </w:r>
        <w:r w:rsidR="69F6708D" w:rsidRPr="46B18DD8">
          <w:rPr>
            <w:lang w:val="en-US"/>
          </w:rPr>
          <w:t xml:space="preserve">).  </w:t>
        </w:r>
      </w:ins>
      <w:ins w:id="697" w:author="Craig Kelley" w:date="2025-06-23T14:03:00Z">
        <w:r w:rsidR="31F9132C" w:rsidRPr="46B18DD8">
          <w:rPr>
            <w:lang w:val="en-US"/>
          </w:rPr>
          <w:t xml:space="preserve">Phase modulated </w:t>
        </w:r>
      </w:ins>
      <w:ins w:id="698" w:author="Craig Kelley" w:date="2025-06-06T13:59:00Z">
        <w:r w:rsidR="69F6708D" w:rsidRPr="46B18DD8">
          <w:rPr>
            <w:lang w:val="en-US"/>
          </w:rPr>
          <w:t xml:space="preserve">FS </w:t>
        </w:r>
      </w:ins>
      <w:ins w:id="699" w:author="Craig Kelley" w:date="2025-06-06T14:00:00Z">
        <w:r w:rsidR="51F7AA5D" w:rsidRPr="46B18DD8">
          <w:rPr>
            <w:lang w:val="en-US"/>
          </w:rPr>
          <w:t xml:space="preserve">units </w:t>
        </w:r>
      </w:ins>
      <w:ins w:id="700" w:author="Craig Kelley" w:date="2025-06-06T13:59:00Z">
        <w:r w:rsidR="69F6708D" w:rsidRPr="46B18DD8">
          <w:rPr>
            <w:lang w:val="en-US"/>
          </w:rPr>
          <w:t xml:space="preserve">in S1 and PFC and </w:t>
        </w:r>
      </w:ins>
      <w:ins w:id="701" w:author="Craig Kelley" w:date="2025-06-23T14:03:00Z">
        <w:r w:rsidR="77BD3EF1" w:rsidRPr="46B18DD8">
          <w:rPr>
            <w:lang w:val="en-US"/>
          </w:rPr>
          <w:t xml:space="preserve">phase modulated </w:t>
        </w:r>
      </w:ins>
      <w:ins w:id="702" w:author="Craig Kelley" w:date="2025-06-06T14:00:00Z">
        <w:r w:rsidR="7CAC511E" w:rsidRPr="46B18DD8">
          <w:rPr>
            <w:lang w:val="en-US"/>
          </w:rPr>
          <w:t>RS</w:t>
        </w:r>
      </w:ins>
      <w:ins w:id="703" w:author="Craig Kelley" w:date="2025-06-06T13:59:00Z">
        <w:r w:rsidR="69F6708D" w:rsidRPr="46B18DD8">
          <w:rPr>
            <w:lang w:val="en-US"/>
          </w:rPr>
          <w:t xml:space="preserve"> </w:t>
        </w:r>
      </w:ins>
      <w:ins w:id="704" w:author="Craig Kelley" w:date="2025-06-06T14:00:00Z">
        <w:r w:rsidR="17816AAC" w:rsidRPr="46B18DD8">
          <w:rPr>
            <w:lang w:val="en-US"/>
          </w:rPr>
          <w:t>units</w:t>
        </w:r>
        <w:r w:rsidR="0E566313" w:rsidRPr="46B18DD8">
          <w:rPr>
            <w:lang w:val="en-US"/>
          </w:rPr>
          <w:t xml:space="preserve"> in PFC </w:t>
        </w:r>
      </w:ins>
      <w:ins w:id="705" w:author="Craig Kelley" w:date="2025-06-06T14:11:00Z">
        <w:r w:rsidR="691B12F3" w:rsidRPr="46B18DD8">
          <w:rPr>
            <w:lang w:val="en-US"/>
          </w:rPr>
          <w:t xml:space="preserve">were significantly more likely to be </w:t>
        </w:r>
      </w:ins>
      <w:ins w:id="706" w:author="Craig Kelley" w:date="2025-06-23T14:03:00Z">
        <w:r w:rsidR="5742A27A" w:rsidRPr="46B18DD8">
          <w:rPr>
            <w:lang w:val="en-US"/>
          </w:rPr>
          <w:t>responsive (driven or suppressed</w:t>
        </w:r>
      </w:ins>
      <w:ins w:id="707" w:author="Craig Kelley" w:date="2025-06-23T14:04:00Z">
        <w:r w:rsidR="5742A27A" w:rsidRPr="46B18DD8">
          <w:rPr>
            <w:lang w:val="en-US"/>
          </w:rPr>
          <w:t xml:space="preserve">) </w:t>
        </w:r>
      </w:ins>
      <w:ins w:id="708" w:author="Craig Kelley" w:date="2025-06-06T14:11:00Z">
        <w:r w:rsidR="691B12F3" w:rsidRPr="46B18DD8">
          <w:rPr>
            <w:lang w:val="en-US"/>
          </w:rPr>
          <w:t xml:space="preserve">than their </w:t>
        </w:r>
      </w:ins>
      <w:ins w:id="709" w:author="Craig Kelley" w:date="2025-06-23T14:04:00Z">
        <w:r w:rsidR="0969E37C" w:rsidRPr="46B18DD8">
          <w:rPr>
            <w:lang w:val="en-US"/>
          </w:rPr>
          <w:t xml:space="preserve">unmodulated </w:t>
        </w:r>
      </w:ins>
      <w:ins w:id="710" w:author="Craig Kelley" w:date="2025-06-06T14:11:00Z">
        <w:r w:rsidR="691B12F3" w:rsidRPr="46B18DD8">
          <w:rPr>
            <w:lang w:val="en-US"/>
          </w:rPr>
          <w:t>counterparts (p &lt; 0.05, Fisher’s exact test).</w:t>
        </w:r>
      </w:ins>
    </w:p>
    <w:p w14:paraId="557A4B46" w14:textId="77777777" w:rsidR="00F33E77" w:rsidRDefault="00F33E77">
      <w:pPr>
        <w:jc w:val="both"/>
        <w:rPr>
          <w:ins w:id="711" w:author="Craig Kelley [2]" w:date="2025-07-01T16:23:00Z"/>
          <w:lang w:val="en-US"/>
        </w:rPr>
        <w:pPrChange w:id="712" w:author="Craig Kelley" w:date="2025-06-23T14:04:00Z">
          <w:pPr/>
        </w:pPrChange>
      </w:pPr>
    </w:p>
    <w:p w14:paraId="7BCDF301" w14:textId="77777777" w:rsidR="00EB66ED" w:rsidRDefault="00EB66ED">
      <w:pPr>
        <w:rPr>
          <w:ins w:id="713" w:author="Craig Kelley [2]" w:date="2025-07-01T16:24:00Z"/>
        </w:rPr>
      </w:pPr>
    </w:p>
    <w:p w14:paraId="7A1932EA" w14:textId="62FECE3B" w:rsidR="00F33E77" w:rsidRPr="00956F13" w:rsidDel="00F33E77" w:rsidRDefault="00F33E77">
      <w:pPr>
        <w:rPr>
          <w:del w:id="714" w:author="Craig Kelley [2]" w:date="2025-07-01T16:24:00Z"/>
          <w:i/>
          <w:iCs/>
          <w:rPrChange w:id="715" w:author="Craig Kelley [2]" w:date="2025-07-01T17:25:00Z">
            <w:rPr>
              <w:del w:id="716" w:author="Craig Kelley [2]" w:date="2025-07-01T16:24:00Z"/>
            </w:rPr>
          </w:rPrChange>
        </w:rPr>
      </w:pPr>
    </w:p>
    <w:p w14:paraId="26F05FA1" w14:textId="4D1975A4" w:rsidR="00EB66ED" w:rsidRPr="00956F13" w:rsidRDefault="003E45CA">
      <w:pPr>
        <w:rPr>
          <w:b/>
          <w:bCs/>
          <w:i/>
          <w:iCs/>
        </w:rPr>
      </w:pPr>
      <w:del w:id="717" w:author="Craig Kelley" w:date="2025-06-04T17:26:00Z">
        <w:r w:rsidRPr="00956F13" w:rsidDel="003E45CA">
          <w:rPr>
            <w:b/>
            <w:bCs/>
            <w:i/>
            <w:iCs/>
          </w:rPr>
          <w:delText>Dorsoventral distributions of phase modulation in S1 and PFC</w:delText>
        </w:r>
      </w:del>
      <w:ins w:id="718" w:author="Craig Kelley" w:date="2025-06-04T17:26:00Z">
        <w:del w:id="719" w:author="Craig Kelley [2]" w:date="2025-07-01T16:24:00Z">
          <w:r w:rsidR="6CB1787E" w:rsidRPr="00956F13" w:rsidDel="00F33E77">
            <w:rPr>
              <w:b/>
              <w:bCs/>
              <w:i/>
              <w:iCs/>
              <w:rPrChange w:id="720" w:author="Craig Kelley [2]" w:date="2025-07-01T17:25:00Z">
                <w:rPr>
                  <w:b/>
                  <w:bCs/>
                </w:rPr>
              </w:rPrChange>
            </w:rPr>
            <w:delText xml:space="preserve"> </w:delText>
          </w:r>
        </w:del>
        <w:r w:rsidR="6CB1787E" w:rsidRPr="00956F13">
          <w:rPr>
            <w:b/>
            <w:bCs/>
            <w:i/>
            <w:iCs/>
            <w:rPrChange w:id="721" w:author="Craig Kelley [2]" w:date="2025-07-01T17:25:00Z">
              <w:rPr>
                <w:b/>
                <w:bCs/>
              </w:rPr>
            </w:rPrChange>
          </w:rPr>
          <w:t>Phase modulation varies across cortical layers</w:t>
        </w:r>
      </w:ins>
      <w:ins w:id="722" w:author="Craig Kelley" w:date="2025-06-20T19:30:00Z">
        <w:r w:rsidR="33C25BDE" w:rsidRPr="00956F13">
          <w:rPr>
            <w:b/>
            <w:bCs/>
            <w:i/>
            <w:iCs/>
            <w:rPrChange w:id="723" w:author="Craig Kelley [2]" w:date="2025-07-01T17:25:00Z">
              <w:rPr>
                <w:b/>
                <w:bCs/>
              </w:rPr>
            </w:rPrChange>
          </w:rPr>
          <w:t xml:space="preserve"> and subregions</w:t>
        </w:r>
      </w:ins>
    </w:p>
    <w:p w14:paraId="6E917D7A" w14:textId="69F775F7" w:rsidR="00EB66ED" w:rsidRPr="00BB3ED6" w:rsidDel="00C30E64" w:rsidRDefault="003E45CA">
      <w:pPr>
        <w:jc w:val="both"/>
        <w:rPr>
          <w:del w:id="724" w:author="Craig Kelley [2]" w:date="2025-07-01T16:41:00Z"/>
          <w:lang w:val="en-US"/>
        </w:rPr>
      </w:pPr>
      <w:r w:rsidRPr="46B18DD8">
        <w:rPr>
          <w:lang w:val="en-US"/>
        </w:rPr>
        <w:t xml:space="preserve">The prevalence and strength of phase modulation </w:t>
      </w:r>
      <w:ins w:id="725" w:author="Craig Kelley [2]" w:date="2025-07-01T16:37:00Z">
        <w:r w:rsidR="00C30E64">
          <w:rPr>
            <w:lang w:val="en-US"/>
          </w:rPr>
          <w:t xml:space="preserve">varied </w:t>
        </w:r>
      </w:ins>
      <w:del w:id="726" w:author="Craig Kelley" w:date="2025-06-04T17:29:00Z">
        <w:r w:rsidRPr="46B18DD8" w:rsidDel="003E45CA">
          <w:rPr>
            <w:lang w:val="en-US"/>
          </w:rPr>
          <w:delText>varied along the dorsoventral axis in S1 and PFC</w:delText>
        </w:r>
      </w:del>
      <w:ins w:id="727" w:author="Craig Kelley" w:date="2025-06-04T17:29:00Z">
        <w:r w:rsidR="08052803" w:rsidRPr="46B18DD8">
          <w:rPr>
            <w:lang w:val="en-US"/>
          </w:rPr>
          <w:t>across cortical layers in S1</w:t>
        </w:r>
      </w:ins>
      <w:r w:rsidRPr="46B18DD8">
        <w:rPr>
          <w:lang w:val="en-US"/>
        </w:rPr>
        <w:t xml:space="preserve"> (</w:t>
      </w:r>
      <w:r w:rsidRPr="46B18DD8">
        <w:rPr>
          <w:b/>
          <w:bCs/>
          <w:lang w:val="en-US"/>
        </w:rPr>
        <w:t>Fig. 4</w:t>
      </w:r>
      <w:ins w:id="728" w:author="Craig Kelley [2]" w:date="2025-07-01T16:37:00Z">
        <w:r w:rsidR="00C30E64">
          <w:rPr>
            <w:b/>
            <w:bCs/>
            <w:lang w:val="en-US"/>
          </w:rPr>
          <w:t>A</w:t>
        </w:r>
      </w:ins>
      <w:r w:rsidRPr="46B18DD8">
        <w:rPr>
          <w:lang w:val="en-US"/>
        </w:rPr>
        <w:t>).</w:t>
      </w:r>
      <w:r w:rsidR="00C74C87" w:rsidRPr="46B18DD8">
        <w:rPr>
          <w:lang w:val="en-US"/>
        </w:rPr>
        <w:t xml:space="preserve"> </w:t>
      </w:r>
      <w:r w:rsidRPr="46B18DD8">
        <w:rPr>
          <w:lang w:val="en-US"/>
        </w:rPr>
        <w:t xml:space="preserve">Approximate layers in S1 </w:t>
      </w:r>
      <w:del w:id="729" w:author="Craig Kelley" w:date="2025-06-04T17:29:00Z">
        <w:r w:rsidRPr="46B18DD8" w:rsidDel="003E45CA">
          <w:rPr>
            <w:lang w:val="en-US"/>
          </w:rPr>
          <w:delText xml:space="preserve">and subregions of PFC </w:delText>
        </w:r>
      </w:del>
      <w:r w:rsidRPr="46B18DD8">
        <w:rPr>
          <w:lang w:val="en-US"/>
        </w:rPr>
        <w:t xml:space="preserve">were assigned by monitoring electrode position in real-time using </w:t>
      </w:r>
      <w:proofErr w:type="spellStart"/>
      <w:r w:rsidRPr="46B18DD8">
        <w:rPr>
          <w:lang w:val="en-US"/>
        </w:rPr>
        <w:t>Neuropixels</w:t>
      </w:r>
      <w:proofErr w:type="spellEnd"/>
      <w:r w:rsidRPr="46B18DD8">
        <w:rPr>
          <w:lang w:val="en-US"/>
        </w:rPr>
        <w:t xml:space="preserve"> Trajectory Explorer during implantation (see Methods).</w:t>
      </w:r>
      <w:ins w:id="730" w:author="Craig Kelley" w:date="2025-06-04T17:29:00Z">
        <w:r w:rsidR="5C511A45" w:rsidRPr="46B18DD8">
          <w:rPr>
            <w:lang w:val="en-US"/>
          </w:rPr>
          <w:t xml:space="preserve">  We then validated those layer assign</w:t>
        </w:r>
      </w:ins>
      <w:ins w:id="731" w:author="Craig Kelley" w:date="2025-06-04T17:30:00Z">
        <w:r w:rsidR="5C511A45" w:rsidRPr="46B18DD8">
          <w:rPr>
            <w:lang w:val="en-US"/>
          </w:rPr>
          <w:t>ments and adjusted where appropriate using current source density (CSD) estimati</w:t>
        </w:r>
      </w:ins>
      <w:ins w:id="732" w:author="Craig Kelley" w:date="2025-06-04T17:31:00Z">
        <w:r w:rsidR="2F2863A3" w:rsidRPr="46B18DD8">
          <w:rPr>
            <w:lang w:val="en-US"/>
          </w:rPr>
          <w:t>on from stimulus evoked changes in LFP activity</w:t>
        </w:r>
      </w:ins>
      <w:ins w:id="733" w:author="Craig Kelley [2]" w:date="2025-07-01T16:38:00Z">
        <w:r w:rsidR="00C30E64">
          <w:rPr>
            <w:lang w:val="en-US"/>
          </w:rPr>
          <w:t xml:space="preserve"> (</w:t>
        </w:r>
        <w:r w:rsidR="00C30E64">
          <w:rPr>
            <w:b/>
            <w:bCs/>
            <w:lang w:val="en-US"/>
          </w:rPr>
          <w:t>Fig. 2H</w:t>
        </w:r>
        <w:r w:rsidR="00C30E64">
          <w:rPr>
            <w:lang w:val="en-US"/>
          </w:rPr>
          <w:t>)</w:t>
        </w:r>
      </w:ins>
      <w:ins w:id="734" w:author="Craig Kelley" w:date="2025-06-04T17:31:00Z">
        <w:r w:rsidR="2F2863A3" w:rsidRPr="46B18DD8">
          <w:rPr>
            <w:lang w:val="en-US"/>
          </w:rPr>
          <w:t>.</w:t>
        </w:r>
      </w:ins>
      <w:ins w:id="735" w:author="Craig Kelley [2]" w:date="2025-07-01T16:38:00Z">
        <w:r w:rsidR="00C30E64">
          <w:rPr>
            <w:lang w:val="en-US"/>
          </w:rPr>
          <w:t xml:space="preserve"> </w:t>
        </w:r>
      </w:ins>
      <w:del w:id="736" w:author="Craig Kelley" w:date="2025-06-04T17:31:00Z">
        <w:r w:rsidRPr="46B18DD8" w:rsidDel="003E45CA">
          <w:rPr>
            <w:lang w:val="en-US"/>
          </w:rPr>
          <w:delText xml:space="preserve"> </w:delText>
        </w:r>
      </w:del>
      <w:del w:id="737" w:author="Craig Kelley" w:date="2025-06-04T17:32:00Z">
        <w:r w:rsidRPr="46B18DD8" w:rsidDel="003E45CA">
          <w:rPr>
            <w:lang w:val="en-US"/>
          </w:rPr>
          <w:delText>In S1, t</w:delText>
        </w:r>
      </w:del>
      <w:ins w:id="738" w:author="Craig Kelley" w:date="2025-06-04T17:32:00Z">
        <w:r w:rsidR="0F9C8A74" w:rsidRPr="46B18DD8">
          <w:rPr>
            <w:lang w:val="en-US"/>
          </w:rPr>
          <w:t>T</w:t>
        </w:r>
      </w:ins>
      <w:r w:rsidRPr="46B18DD8">
        <w:rPr>
          <w:lang w:val="en-US"/>
        </w:rPr>
        <w:t xml:space="preserve">he fraction of both RS and FS units which were modulated by alpha phase </w:t>
      </w:r>
      <w:ins w:id="739" w:author="Craig Kelley [2]" w:date="2025-07-01T16:39:00Z">
        <w:r w:rsidR="00C30E64">
          <w:rPr>
            <w:lang w:val="en-US"/>
          </w:rPr>
          <w:t xml:space="preserve">per session </w:t>
        </w:r>
      </w:ins>
      <w:r w:rsidRPr="46B18DD8">
        <w:rPr>
          <w:lang w:val="en-US"/>
        </w:rPr>
        <w:t xml:space="preserve">differed significantly across cortical layers (p = </w:t>
      </w:r>
      <w:del w:id="740" w:author="Craig Kelley" w:date="2025-06-06T14:22:00Z">
        <w:r w:rsidRPr="46B18DD8" w:rsidDel="003E45CA">
          <w:rPr>
            <w:lang w:val="en-US"/>
          </w:rPr>
          <w:delText>8.66 x 10</w:delText>
        </w:r>
        <w:r w:rsidRPr="46B18DD8" w:rsidDel="003E45CA">
          <w:rPr>
            <w:vertAlign w:val="superscript"/>
            <w:lang w:val="en-US"/>
          </w:rPr>
          <w:delText>-9</w:delText>
        </w:r>
      </w:del>
      <w:ins w:id="741" w:author="Craig Kelley" w:date="2025-06-06T14:22:00Z">
        <w:r w:rsidR="208BCA4B" w:rsidRPr="46B18DD8">
          <w:rPr>
            <w:lang w:val="en-US"/>
          </w:rPr>
          <w:t>0.005</w:t>
        </w:r>
      </w:ins>
      <w:r w:rsidRPr="46B18DD8">
        <w:rPr>
          <w:lang w:val="en-US"/>
        </w:rPr>
        <w:t xml:space="preserve">, p = </w:t>
      </w:r>
      <w:del w:id="742" w:author="Craig Kelley" w:date="2025-06-06T14:22:00Z">
        <w:r w:rsidRPr="46B18DD8" w:rsidDel="003E45CA">
          <w:rPr>
            <w:lang w:val="en-US"/>
          </w:rPr>
          <w:delText>2.77</w:delText>
        </w:r>
      </w:del>
      <w:ins w:id="743" w:author="Craig Kelley" w:date="2025-06-06T14:22:00Z">
        <w:r w:rsidR="61DEEEAF" w:rsidRPr="46B18DD8">
          <w:rPr>
            <w:lang w:val="en-US"/>
          </w:rPr>
          <w:t>4.5</w:t>
        </w:r>
      </w:ins>
      <w:r w:rsidRPr="46B18DD8">
        <w:rPr>
          <w:lang w:val="en-US"/>
        </w:rPr>
        <w:t xml:space="preserve"> x 10</w:t>
      </w:r>
      <w:r w:rsidRPr="46B18DD8">
        <w:rPr>
          <w:vertAlign w:val="superscript"/>
          <w:lang w:val="en-US"/>
        </w:rPr>
        <w:t>-4</w:t>
      </w:r>
      <w:r w:rsidRPr="46B18DD8">
        <w:rPr>
          <w:lang w:val="en-US"/>
        </w:rPr>
        <w:t>, one-way ANOVA, respectively) (</w:t>
      </w:r>
      <w:r w:rsidRPr="46B18DD8">
        <w:rPr>
          <w:b/>
          <w:bCs/>
          <w:lang w:val="en-US"/>
        </w:rPr>
        <w:t>Fig. 4A</w:t>
      </w:r>
      <w:r w:rsidRPr="00C30E64">
        <w:rPr>
          <w:lang w:val="en-US"/>
          <w:rPrChange w:id="744" w:author="Craig Kelley [2]" w:date="2025-07-01T16:39:00Z">
            <w:rPr>
              <w:b/>
              <w:bCs/>
              <w:lang w:val="en-US"/>
            </w:rPr>
          </w:rPrChange>
        </w:rPr>
        <w:t>)</w:t>
      </w:r>
      <w:r w:rsidRPr="46B18DD8">
        <w:rPr>
          <w:lang w:val="en-US"/>
        </w:rPr>
        <w:t xml:space="preserve">. </w:t>
      </w:r>
      <w:del w:id="745" w:author="Craig Kelley" w:date="2025-06-06T14:23:00Z">
        <w:r w:rsidRPr="46B18DD8" w:rsidDel="003E45CA">
          <w:rPr>
            <w:lang w:val="en-US"/>
          </w:rPr>
          <w:delText xml:space="preserve">For both FS and RS units, alpha modulation was rare in layer 1 but widespread in layers 2 through 4. </w:delText>
        </w:r>
      </w:del>
      <w:del w:id="746" w:author="Craig Kelley" w:date="2025-06-23T13:50:00Z">
        <w:r w:rsidRPr="46B18DD8" w:rsidDel="003E45CA">
          <w:rPr>
            <w:lang w:val="en-US"/>
          </w:rPr>
          <w:delText>Phase-modulated</w:delText>
        </w:r>
      </w:del>
      <w:ins w:id="747" w:author="Craig Kelley" w:date="2025-06-23T13:50:00Z">
        <w:del w:id="748" w:author="Craig Kelley [2]" w:date="2025-07-01T16:39:00Z">
          <w:r w:rsidR="57A70B1B" w:rsidRPr="46B18DD8" w:rsidDel="00C30E64">
            <w:rPr>
              <w:lang w:val="en-US"/>
            </w:rPr>
            <w:delText>Phase modulated</w:delText>
          </w:r>
        </w:del>
      </w:ins>
      <w:del w:id="749" w:author="Craig Kelley [2]" w:date="2025-07-01T16:39:00Z">
        <w:r w:rsidRPr="46B18DD8" w:rsidDel="00C30E64">
          <w:rPr>
            <w:lang w:val="en-US"/>
          </w:rPr>
          <w:delText xml:space="preserve"> RS units were common in layer 5 and fell off dramatically in layer 6.</w:delText>
        </w:r>
      </w:del>
      <w:ins w:id="750" w:author="Craig Kelley" w:date="2025-06-06T14:23:00Z">
        <w:del w:id="751" w:author="Craig Kelley [2]" w:date="2025-07-01T16:39:00Z">
          <w:r w:rsidR="34A5CA39" w:rsidRPr="46B18DD8" w:rsidDel="00C30E64">
            <w:rPr>
              <w:lang w:val="en-US"/>
            </w:rPr>
            <w:delText xml:space="preserve"> </w:delText>
          </w:r>
        </w:del>
      </w:ins>
      <w:ins w:id="752" w:author="Craig Kelley" w:date="2025-06-23T13:50:00Z">
        <w:r w:rsidR="57A70B1B" w:rsidRPr="46B18DD8">
          <w:rPr>
            <w:lang w:val="en-US"/>
          </w:rPr>
          <w:t>Phase modulated</w:t>
        </w:r>
      </w:ins>
      <w:ins w:id="753" w:author="Craig Kelley" w:date="2025-06-06T14:23:00Z">
        <w:r w:rsidR="34A5CA39" w:rsidRPr="46B18DD8">
          <w:rPr>
            <w:lang w:val="en-US"/>
          </w:rPr>
          <w:t xml:space="preserve"> RS units were most </w:t>
        </w:r>
      </w:ins>
      <w:ins w:id="754" w:author="Craig Kelley" w:date="2025-06-06T14:24:00Z">
        <w:r w:rsidR="34A5CA39" w:rsidRPr="46B18DD8">
          <w:rPr>
            <w:lang w:val="en-US"/>
          </w:rPr>
          <w:t>common in layer 4.</w:t>
        </w:r>
      </w:ins>
      <w:r w:rsidRPr="46B18DD8">
        <w:rPr>
          <w:lang w:val="en-US"/>
        </w:rPr>
        <w:t xml:space="preserve"> </w:t>
      </w:r>
      <w:del w:id="755" w:author="Craig Kelley" w:date="2025-06-23T13:50:00Z">
        <w:r w:rsidRPr="46B18DD8" w:rsidDel="004A74E3">
          <w:rPr>
            <w:lang w:val="en-US"/>
          </w:rPr>
          <w:delText>Phase</w:delText>
        </w:r>
      </w:del>
      <w:del w:id="756" w:author="Craig Kelley" w:date="2025-06-06T14:23:00Z">
        <w:r w:rsidRPr="46B18DD8" w:rsidDel="003E45CA">
          <w:rPr>
            <w:lang w:val="en-US"/>
          </w:rPr>
          <w:delText>-</w:delText>
        </w:r>
      </w:del>
      <w:del w:id="757" w:author="Craig Kelley" w:date="2025-06-23T13:50:00Z">
        <w:r w:rsidRPr="46B18DD8" w:rsidDel="004A74E3">
          <w:rPr>
            <w:lang w:val="en-US"/>
          </w:rPr>
          <w:delText>modulated</w:delText>
        </w:r>
      </w:del>
      <w:ins w:id="758" w:author="Craig Kelley" w:date="2025-06-23T13:50:00Z">
        <w:r w:rsidR="57A70B1B" w:rsidRPr="46B18DD8">
          <w:rPr>
            <w:lang w:val="en-US"/>
          </w:rPr>
          <w:t>Phase modulated</w:t>
        </w:r>
      </w:ins>
      <w:r w:rsidRPr="46B18DD8">
        <w:rPr>
          <w:lang w:val="en-US"/>
        </w:rPr>
        <w:t xml:space="preserve"> FS units, by contrast, </w:t>
      </w:r>
      <w:del w:id="759" w:author="Craig Kelley" w:date="2025-06-06T14:25:00Z">
        <w:r w:rsidRPr="46B18DD8" w:rsidDel="003E45CA">
          <w:rPr>
            <w:lang w:val="en-US"/>
          </w:rPr>
          <w:delText>became progressively less common from layer 4 through layer 6</w:delText>
        </w:r>
      </w:del>
      <w:ins w:id="760" w:author="Craig Kelley" w:date="2025-06-06T14:25:00Z">
        <w:r w:rsidR="0B80D1A4" w:rsidRPr="46B18DD8">
          <w:rPr>
            <w:lang w:val="en-US"/>
          </w:rPr>
          <w:t>were most common in layers 1-3 and became progressively less common in more ventral layers</w:t>
        </w:r>
      </w:ins>
      <w:r w:rsidRPr="46B18DD8">
        <w:rPr>
          <w:lang w:val="en-US"/>
        </w:rPr>
        <w:t xml:space="preserve">. The high incidence of alpha phase modulation </w:t>
      </w:r>
      <w:ins w:id="761" w:author="Craig Kelley" w:date="2025-06-06T14:27:00Z">
        <w:r w:rsidR="33278470" w:rsidRPr="46B18DD8">
          <w:rPr>
            <w:lang w:val="en-US"/>
          </w:rPr>
          <w:t xml:space="preserve">of RS units </w:t>
        </w:r>
      </w:ins>
      <w:r w:rsidRPr="46B18DD8">
        <w:rPr>
          <w:lang w:val="en-US"/>
        </w:rPr>
        <w:t xml:space="preserve">in granular cortex compared to infragranular cortex is consistent with previous observations in macaque primary visual cortex </w:t>
      </w:r>
      <w:r>
        <w:fldChar w:fldCharType="begin">
          <w:fldData xml:space="preserve">PEVuZE5vdGU+PENpdGU+PEF1dGhvcj5Eb3VnaGVydHk8L0F1dGhvcj48WWVhcj4yMDE3PC9ZZWFy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</w:fldData>
        </w:fldChar>
      </w:r>
      <w:r>
        <w:instrText xml:space="preserve"> ADDIN EN.CITE </w:instrText>
      </w:r>
      <w:r>
        <w:fldChar w:fldCharType="begin">
          <w:fldData xml:space="preserve">PEVuZE5vdGU+PENpdGU+PEF1dGhvcj5Eb3VnaGVydHk8L0F1dGhvcj48WWVhcj4yMDE3PC9ZZWFy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</w:fldData>
        </w:fldChar>
      </w:r>
      <w:r>
        <w:instrText xml:space="preserve"> ADDIN EN.CITE.DATA </w:instrText>
      </w:r>
      <w:r>
        <w:fldChar w:fldCharType="end"/>
      </w:r>
      <w:r>
        <w:fldChar w:fldCharType="separate"/>
      </w:r>
      <w:r w:rsidR="000920E1" w:rsidRPr="46B18DD8">
        <w:rPr>
          <w:noProof/>
          <w:lang w:val="en-US"/>
        </w:rPr>
        <w:t>(Dougherty et al., 2017)</w:t>
      </w:r>
      <w:r>
        <w:fldChar w:fldCharType="end"/>
      </w:r>
      <w:r w:rsidRPr="46B18DD8">
        <w:rPr>
          <w:lang w:val="en-US"/>
        </w:rPr>
        <w:t>.</w:t>
      </w:r>
      <w:r w:rsidR="00C74C87" w:rsidRPr="46B18DD8">
        <w:rPr>
          <w:lang w:val="en-US"/>
        </w:rPr>
        <w:t xml:space="preserve"> </w:t>
      </w:r>
      <w:r w:rsidRPr="46B18DD8">
        <w:rPr>
          <w:lang w:val="en-US"/>
        </w:rPr>
        <w:t>MI varied significantly across cortical layers for both RS (p = 7.</w:t>
      </w:r>
      <w:del w:id="762" w:author="Craig Kelley" w:date="2025-06-06T14:27:00Z">
        <w:r w:rsidRPr="46B18DD8" w:rsidDel="003E45CA">
          <w:rPr>
            <w:lang w:val="en-US"/>
          </w:rPr>
          <w:delText>8</w:delText>
        </w:r>
      </w:del>
      <w:ins w:id="763" w:author="Craig Kelley" w:date="2025-06-06T14:27:00Z">
        <w:r w:rsidR="74584175" w:rsidRPr="46B18DD8">
          <w:rPr>
            <w:lang w:val="en-US"/>
          </w:rPr>
          <w:t>9</w:t>
        </w:r>
      </w:ins>
      <w:r w:rsidRPr="46B18DD8">
        <w:rPr>
          <w:lang w:val="en-US"/>
        </w:rPr>
        <w:t xml:space="preserve"> x 10</w:t>
      </w:r>
      <w:r w:rsidRPr="46B18DD8">
        <w:rPr>
          <w:vertAlign w:val="superscript"/>
          <w:lang w:val="en-US"/>
        </w:rPr>
        <w:t>-</w:t>
      </w:r>
      <w:del w:id="764" w:author="Craig Kelley" w:date="2025-06-06T14:27:00Z">
        <w:r w:rsidRPr="46B18DD8" w:rsidDel="003E45CA">
          <w:rPr>
            <w:vertAlign w:val="superscript"/>
            <w:lang w:val="en-US"/>
          </w:rPr>
          <w:delText>10</w:delText>
        </w:r>
      </w:del>
      <w:ins w:id="765" w:author="Craig Kelley" w:date="2025-06-06T14:27:00Z">
        <w:r w:rsidR="14AC429F" w:rsidRPr="46B18DD8">
          <w:rPr>
            <w:vertAlign w:val="superscript"/>
            <w:lang w:val="en-US"/>
            <w:rPrChange w:id="766" w:author="Craig Kelley" w:date="2025-06-06T14:27:00Z">
              <w:rPr>
                <w:lang w:val="en-US"/>
              </w:rPr>
            </w:rPrChange>
          </w:rPr>
          <w:t>5</w:t>
        </w:r>
      </w:ins>
      <w:r w:rsidRPr="46B18DD8">
        <w:rPr>
          <w:lang w:val="en-US"/>
        </w:rPr>
        <w:t xml:space="preserve">, one-way ANOVA) and FS units (p = </w:t>
      </w:r>
      <w:del w:id="767" w:author="Craig Kelley" w:date="2025-06-06T14:28:00Z">
        <w:r w:rsidRPr="46B18DD8" w:rsidDel="003E45CA">
          <w:rPr>
            <w:lang w:val="en-US"/>
          </w:rPr>
          <w:delText>3.4</w:delText>
        </w:r>
      </w:del>
      <w:ins w:id="768" w:author="Craig Kelley" w:date="2025-06-06T14:28:00Z">
        <w:r w:rsidR="64F5C201" w:rsidRPr="46B18DD8">
          <w:rPr>
            <w:lang w:val="en-US"/>
          </w:rPr>
          <w:t>1.7</w:t>
        </w:r>
      </w:ins>
      <w:r w:rsidRPr="46B18DD8">
        <w:rPr>
          <w:lang w:val="en-US"/>
        </w:rPr>
        <w:t xml:space="preserve"> x 10</w:t>
      </w:r>
      <w:r w:rsidRPr="46B18DD8">
        <w:rPr>
          <w:vertAlign w:val="superscript"/>
          <w:lang w:val="en-US"/>
        </w:rPr>
        <w:t>-</w:t>
      </w:r>
      <w:del w:id="769" w:author="Craig Kelley" w:date="2025-06-06T14:28:00Z">
        <w:r w:rsidRPr="46B18DD8" w:rsidDel="003E45CA">
          <w:rPr>
            <w:vertAlign w:val="superscript"/>
            <w:lang w:val="en-US"/>
          </w:rPr>
          <w:delText>4</w:delText>
        </w:r>
      </w:del>
      <w:ins w:id="770" w:author="Craig Kelley" w:date="2025-06-06T14:28:00Z">
        <w:r w:rsidR="1EA4711E" w:rsidRPr="46B18DD8">
          <w:rPr>
            <w:vertAlign w:val="superscript"/>
            <w:lang w:val="en-US"/>
            <w:rPrChange w:id="771" w:author="Craig Kelley" w:date="2025-06-06T14:28:00Z">
              <w:rPr>
                <w:lang w:val="en-US"/>
              </w:rPr>
            </w:rPrChange>
          </w:rPr>
          <w:t>9</w:t>
        </w:r>
      </w:ins>
      <w:r w:rsidRPr="46B18DD8">
        <w:rPr>
          <w:lang w:val="en-US"/>
        </w:rPr>
        <w:t>, one-way ANOVA), with the</w:t>
      </w:r>
      <w:del w:id="772" w:author="Craig Kelley [2]" w:date="2025-07-01T16:40:00Z">
        <w:r w:rsidRPr="46B18DD8" w:rsidDel="00C30E64">
          <w:rPr>
            <w:lang w:val="en-US"/>
          </w:rPr>
          <w:delText xml:space="preserve"> highest MIs</w:delText>
        </w:r>
      </w:del>
      <w:ins w:id="773" w:author="Craig Kelley" w:date="2025-06-06T14:35:00Z">
        <w:del w:id="774" w:author="Craig Kelley [2]" w:date="2025-07-01T16:40:00Z">
          <w:r w:rsidR="6749F98F" w:rsidRPr="46B18DD8" w:rsidDel="00C30E64">
            <w:rPr>
              <w:lang w:val="en-US"/>
            </w:rPr>
            <w:delText>the</w:delText>
          </w:r>
        </w:del>
        <w:r w:rsidR="6749F98F" w:rsidRPr="46B18DD8">
          <w:rPr>
            <w:lang w:val="en-US"/>
          </w:rPr>
          <w:t xml:space="preserve"> strongest alpha modulation</w:t>
        </w:r>
      </w:ins>
      <w:r w:rsidRPr="46B18DD8">
        <w:rPr>
          <w:lang w:val="en-US"/>
        </w:rPr>
        <w:t xml:space="preserve"> observed in layer </w:t>
      </w:r>
      <w:del w:id="775" w:author="Craig Kelley" w:date="2025-06-06T14:28:00Z">
        <w:r w:rsidRPr="46B18DD8" w:rsidDel="003E45CA">
          <w:rPr>
            <w:lang w:val="en-US"/>
          </w:rPr>
          <w:delText>2/3</w:delText>
        </w:r>
      </w:del>
      <w:ins w:id="776" w:author="Craig Kelley" w:date="2025-06-06T14:28:00Z">
        <w:r w:rsidR="1F37CF80" w:rsidRPr="46B18DD8">
          <w:rPr>
            <w:lang w:val="en-US"/>
          </w:rPr>
          <w:t>1</w:t>
        </w:r>
      </w:ins>
      <w:r w:rsidRPr="46B18DD8">
        <w:rPr>
          <w:lang w:val="en-US"/>
        </w:rPr>
        <w:t xml:space="preserve"> </w:t>
      </w:r>
      <w:del w:id="777" w:author="Craig Kelley" w:date="2025-06-06T14:28:00Z">
        <w:r w:rsidRPr="46B18DD8" w:rsidDel="003E45CA">
          <w:rPr>
            <w:lang w:val="en-US"/>
          </w:rPr>
          <w:delText>R</w:delText>
        </w:r>
      </w:del>
      <w:ins w:id="778" w:author="Craig Kelley" w:date="2025-06-06T14:28:00Z">
        <w:r w:rsidR="01DA370D" w:rsidRPr="46B18DD8">
          <w:rPr>
            <w:lang w:val="en-US"/>
          </w:rPr>
          <w:t>F</w:t>
        </w:r>
      </w:ins>
      <w:r w:rsidRPr="46B18DD8">
        <w:rPr>
          <w:lang w:val="en-US"/>
        </w:rPr>
        <w:t>S units (0.</w:t>
      </w:r>
      <w:del w:id="779" w:author="Craig Kelley" w:date="2025-06-06T14:35:00Z">
        <w:r w:rsidRPr="46B18DD8" w:rsidDel="003E45CA">
          <w:rPr>
            <w:lang w:val="en-US"/>
          </w:rPr>
          <w:delText>23</w:delText>
        </w:r>
      </w:del>
      <w:ins w:id="780" w:author="Craig Kelley" w:date="2025-06-06T14:35:00Z">
        <w:r w:rsidR="1E8F183D" w:rsidRPr="46B18DD8">
          <w:rPr>
            <w:lang w:val="en-US"/>
          </w:rPr>
          <w:t>018</w:t>
        </w:r>
      </w:ins>
      <w:r w:rsidRPr="46B18DD8">
        <w:rPr>
          <w:lang w:val="en-US"/>
        </w:rPr>
        <w:t xml:space="preserve"> ± 0.00</w:t>
      </w:r>
      <w:del w:id="781" w:author="Craig Kelley" w:date="2025-06-06T14:35:00Z">
        <w:r w:rsidRPr="46B18DD8" w:rsidDel="003E45CA">
          <w:rPr>
            <w:lang w:val="en-US"/>
          </w:rPr>
          <w:delText>3</w:delText>
        </w:r>
      </w:del>
      <w:ins w:id="782" w:author="Craig Kelley" w:date="2025-06-06T14:35:00Z">
        <w:r w:rsidR="1F8EE916" w:rsidRPr="46B18DD8">
          <w:rPr>
            <w:lang w:val="en-US"/>
          </w:rPr>
          <w:t>1</w:t>
        </w:r>
      </w:ins>
      <w:r w:rsidR="00CB5BE2" w:rsidRPr="46B18DD8">
        <w:rPr>
          <w:lang w:val="en-US"/>
        </w:rPr>
        <w:t xml:space="preserve">). </w:t>
      </w:r>
      <w:del w:id="783" w:author="Craig Kelley" w:date="2025-06-04T17:27:00Z">
        <w:r w:rsidRPr="46B18DD8" w:rsidDel="003E45CA">
          <w:rPr>
            <w:lang w:val="en-US"/>
          </w:rPr>
          <w:delText>Similarly, MSE varied significantly across cortical layers for both RS (p = 1.1 x 10</w:delText>
        </w:r>
        <w:r w:rsidRPr="46B18DD8" w:rsidDel="003E45CA">
          <w:rPr>
            <w:vertAlign w:val="superscript"/>
            <w:lang w:val="en-US"/>
          </w:rPr>
          <w:delText>-5</w:delText>
        </w:r>
        <w:r w:rsidRPr="46B18DD8" w:rsidDel="003E45CA">
          <w:rPr>
            <w:lang w:val="en-US"/>
          </w:rPr>
          <w:delText>, one-way ANOVA) and FS units (p = 6.6 x 10</w:delText>
        </w:r>
        <w:r w:rsidRPr="46B18DD8" w:rsidDel="003E45CA">
          <w:rPr>
            <w:vertAlign w:val="superscript"/>
            <w:lang w:val="en-US"/>
          </w:rPr>
          <w:delText>-4</w:delText>
        </w:r>
        <w:r w:rsidRPr="46B18DD8" w:rsidDel="003E45CA">
          <w:rPr>
            <w:lang w:val="en-US"/>
          </w:rPr>
          <w:delText>, one-way ANOVA), with the highest MSEs observed in layer 2/3 RS units (8.4 x 10</w:delText>
        </w:r>
        <w:r w:rsidRPr="46B18DD8" w:rsidDel="003E45CA">
          <w:rPr>
            <w:vertAlign w:val="superscript"/>
            <w:lang w:val="en-US"/>
          </w:rPr>
          <w:delText>-4</w:delText>
        </w:r>
        <w:r w:rsidRPr="46B18DD8" w:rsidDel="003E45CA">
          <w:rPr>
            <w:lang w:val="en-US"/>
          </w:rPr>
          <w:delText xml:space="preserve"> ± 2.7 x 10</w:delText>
        </w:r>
        <w:r w:rsidRPr="46B18DD8" w:rsidDel="003E45CA">
          <w:rPr>
            <w:vertAlign w:val="superscript"/>
            <w:lang w:val="en-US"/>
          </w:rPr>
          <w:delText>-4</w:delText>
        </w:r>
        <w:r w:rsidRPr="46B18DD8" w:rsidDel="003E45CA">
          <w:rPr>
            <w:lang w:val="en-US"/>
          </w:rPr>
          <w:delText>).</w:delText>
        </w:r>
      </w:del>
      <w:r w:rsidR="00C74C87" w:rsidRPr="46B18DD8">
        <w:rPr>
          <w:lang w:val="en-US"/>
        </w:rPr>
        <w:t xml:space="preserve"> </w:t>
      </w:r>
      <w:del w:id="784" w:author="Craig Kelley" w:date="2025-06-04T17:28:00Z">
        <w:r w:rsidRPr="46B18DD8" w:rsidDel="003E45CA">
          <w:rPr>
            <w:lang w:val="en-US"/>
          </w:rPr>
          <w:delText xml:space="preserve">Even though layer 2/3 units exhibited the highest MSEs, they were still very well characterized by von Mises distributions, so based on </w:delText>
        </w:r>
        <w:r w:rsidRPr="46B18DD8" w:rsidDel="003E45CA">
          <w:rPr>
            <w:lang w:val="en-US"/>
          </w:rPr>
          <w:lastRenderedPageBreak/>
          <w:delText>those neurons having the highest MI, we can surmise that l</w:delText>
        </w:r>
      </w:del>
      <w:del w:id="785" w:author="Craig Kelley" w:date="2025-06-06T14:33:00Z">
        <w:r w:rsidRPr="46B18DD8" w:rsidDel="003E45CA">
          <w:rPr>
            <w:lang w:val="en-US"/>
          </w:rPr>
          <w:delText>ayer 2/3 RS unit activity was more strongly modulated by the phase of alpha oscillations than any other population in S1</w:delText>
        </w:r>
      </w:del>
      <w:del w:id="786" w:author="Craig Kelley [2]" w:date="2025-07-01T16:40:00Z">
        <w:r w:rsidRPr="46B18DD8" w:rsidDel="00C30E64">
          <w:rPr>
            <w:lang w:val="en-US"/>
          </w:rPr>
          <w:delText>.</w:delText>
        </w:r>
        <w:r w:rsidR="00C74C87" w:rsidRPr="46B18DD8" w:rsidDel="00C30E64">
          <w:rPr>
            <w:lang w:val="en-US"/>
          </w:rPr>
          <w:delText xml:space="preserve"> </w:delText>
        </w:r>
      </w:del>
      <w:r w:rsidRPr="46B18DD8">
        <w:rPr>
          <w:lang w:val="en-US"/>
        </w:rPr>
        <w:t xml:space="preserve">Finally, the preferred alpha phase of spiking changed significantly with cortical depth (RS: p = </w:t>
      </w:r>
      <w:del w:id="787" w:author="Craig Kelley" w:date="2025-06-06T14:36:00Z">
        <w:r w:rsidRPr="46B18DD8" w:rsidDel="003E45CA">
          <w:rPr>
            <w:lang w:val="en-US"/>
          </w:rPr>
          <w:delText>6.01</w:delText>
        </w:r>
      </w:del>
      <w:ins w:id="788" w:author="Craig Kelley" w:date="2025-06-06T14:37:00Z">
        <w:r w:rsidR="695194B3" w:rsidRPr="46B18DD8">
          <w:rPr>
            <w:lang w:val="en-US"/>
          </w:rPr>
          <w:t>1.8</w:t>
        </w:r>
      </w:ins>
      <w:r w:rsidRPr="46B18DD8">
        <w:rPr>
          <w:lang w:val="en-US"/>
        </w:rPr>
        <w:t xml:space="preserve"> x 10</w:t>
      </w:r>
      <w:del w:id="789" w:author="Craig Kelley" w:date="2025-06-06T14:37:00Z">
        <w:r w:rsidRPr="46B18DD8" w:rsidDel="003E45CA">
          <w:rPr>
            <w:vertAlign w:val="superscript"/>
            <w:lang w:val="en-US"/>
          </w:rPr>
          <w:delText>-12</w:delText>
        </w:r>
      </w:del>
      <w:ins w:id="790" w:author="Craig Kelley" w:date="2025-06-06T14:37:00Z">
        <w:r w:rsidR="0F50DD51" w:rsidRPr="46B18DD8">
          <w:rPr>
            <w:vertAlign w:val="superscript"/>
            <w:lang w:val="en-US"/>
            <w:rPrChange w:id="791" w:author="Craig Kelley" w:date="2025-06-06T14:37:00Z">
              <w:rPr>
                <w:lang w:val="en-US"/>
              </w:rPr>
            </w:rPrChange>
          </w:rPr>
          <w:t>-7</w:t>
        </w:r>
      </w:ins>
      <w:r w:rsidRPr="46B18DD8">
        <w:rPr>
          <w:lang w:val="en-US"/>
        </w:rPr>
        <w:t xml:space="preserve">, FS: p = </w:t>
      </w:r>
      <w:del w:id="792" w:author="Craig Kelley" w:date="2025-06-06T14:37:00Z">
        <w:r w:rsidRPr="46B18DD8" w:rsidDel="003E45CA">
          <w:rPr>
            <w:lang w:val="en-US"/>
          </w:rPr>
          <w:delText>2.03</w:delText>
        </w:r>
      </w:del>
      <w:ins w:id="793" w:author="Craig Kelley" w:date="2025-06-06T14:37:00Z">
        <w:r w:rsidR="51F5178A" w:rsidRPr="46B18DD8">
          <w:rPr>
            <w:lang w:val="en-US"/>
          </w:rPr>
          <w:t>4.9</w:t>
        </w:r>
      </w:ins>
      <w:r w:rsidRPr="46B18DD8">
        <w:rPr>
          <w:lang w:val="en-US"/>
        </w:rPr>
        <w:t xml:space="preserve"> x 10</w:t>
      </w:r>
      <w:r w:rsidRPr="46B18DD8">
        <w:rPr>
          <w:vertAlign w:val="superscript"/>
          <w:lang w:val="en-US"/>
        </w:rPr>
        <w:t>-</w:t>
      </w:r>
      <w:del w:id="794" w:author="Craig Kelley" w:date="2025-06-06T14:37:00Z">
        <w:r w:rsidRPr="46B18DD8" w:rsidDel="003E45CA">
          <w:rPr>
            <w:vertAlign w:val="superscript"/>
            <w:lang w:val="en-US"/>
          </w:rPr>
          <w:delText>6</w:delText>
        </w:r>
      </w:del>
      <w:ins w:id="795" w:author="Craig Kelley" w:date="2025-06-06T14:37:00Z">
        <w:r w:rsidR="0C29FDEC" w:rsidRPr="46B18DD8">
          <w:rPr>
            <w:vertAlign w:val="superscript"/>
            <w:lang w:val="en-US"/>
            <w:rPrChange w:id="796" w:author="Craig Kelley" w:date="2025-06-06T14:37:00Z">
              <w:rPr>
                <w:lang w:val="en-US"/>
              </w:rPr>
            </w:rPrChange>
          </w:rPr>
          <w:t>9</w:t>
        </w:r>
      </w:ins>
      <w:r w:rsidRPr="46B18DD8">
        <w:rPr>
          <w:lang w:val="en-US"/>
        </w:rPr>
        <w:t>, Watson-</w:t>
      </w:r>
      <w:proofErr w:type="gramStart"/>
      <w:r w:rsidRPr="46B18DD8">
        <w:rPr>
          <w:lang w:val="en-US"/>
        </w:rPr>
        <w:t>Williams</w:t>
      </w:r>
      <w:proofErr w:type="gramEnd"/>
      <w:r w:rsidRPr="46B18DD8">
        <w:rPr>
          <w:lang w:val="en-US"/>
        </w:rPr>
        <w:t xml:space="preserve"> test).</w:t>
      </w:r>
      <w:r w:rsidR="00C74C87" w:rsidRPr="46B18DD8">
        <w:rPr>
          <w:lang w:val="en-US"/>
        </w:rPr>
        <w:t xml:space="preserve"> </w:t>
      </w:r>
      <w:ins w:id="797" w:author="Craig Kelley" w:date="2025-06-06T14:38:00Z">
        <w:r w:rsidR="35881DA2" w:rsidRPr="46B18DD8">
          <w:rPr>
            <w:lang w:val="en-US"/>
          </w:rPr>
          <w:t xml:space="preserve">As previously </w:t>
        </w:r>
        <w:proofErr w:type="gramStart"/>
        <w:r w:rsidR="35881DA2" w:rsidRPr="46B18DD8">
          <w:rPr>
            <w:lang w:val="en-US"/>
          </w:rPr>
          <w:t>no</w:t>
        </w:r>
      </w:ins>
      <w:ins w:id="798" w:author="Craig Kelley" w:date="2025-06-06T14:39:00Z">
        <w:r w:rsidR="35881DA2" w:rsidRPr="46B18DD8">
          <w:rPr>
            <w:lang w:val="en-US"/>
          </w:rPr>
          <w:t>ted</w:t>
        </w:r>
        <w:proofErr w:type="gramEnd"/>
        <w:del w:id="799" w:author="Craig Kelley [2]" w:date="2025-07-01T16:40:00Z">
          <w:r w:rsidR="35881DA2" w:rsidRPr="46B18DD8" w:rsidDel="00C30E64">
            <w:rPr>
              <w:lang w:val="en-US"/>
            </w:rPr>
            <w:delText xml:space="preserve"> (</w:delText>
          </w:r>
          <w:r w:rsidR="35881DA2" w:rsidRPr="46B18DD8" w:rsidDel="00C30E64">
            <w:rPr>
              <w:b/>
              <w:bCs/>
              <w:lang w:val="en-US"/>
            </w:rPr>
            <w:delText>Fig 3D</w:delText>
          </w:r>
          <w:r w:rsidR="35881DA2" w:rsidRPr="46B18DD8" w:rsidDel="00C30E64">
            <w:rPr>
              <w:lang w:val="en-US"/>
              <w:rPrChange w:id="800" w:author="Craig Kelley" w:date="2025-06-06T14:39:00Z">
                <w:rPr>
                  <w:b/>
                  <w:bCs/>
                  <w:lang w:val="en-US"/>
                </w:rPr>
              </w:rPrChange>
            </w:rPr>
            <w:delText>)</w:delText>
          </w:r>
        </w:del>
        <w:r w:rsidR="35881DA2" w:rsidRPr="46B18DD8">
          <w:rPr>
            <w:b/>
            <w:bCs/>
            <w:lang w:val="en-US"/>
            <w:rPrChange w:id="801" w:author="Craig Kelley" w:date="2025-06-06T14:39:00Z">
              <w:rPr>
                <w:lang w:val="en-US"/>
              </w:rPr>
            </w:rPrChange>
          </w:rPr>
          <w:t>,</w:t>
        </w:r>
        <w:r w:rsidR="35881DA2" w:rsidRPr="46B18DD8">
          <w:rPr>
            <w:b/>
            <w:bCs/>
            <w:lang w:val="en-US"/>
          </w:rPr>
          <w:t xml:space="preserve"> </w:t>
        </w:r>
        <w:r w:rsidR="35881DA2" w:rsidRPr="46B18DD8">
          <w:rPr>
            <w:lang w:val="en-US"/>
            <w:rPrChange w:id="802" w:author="Craig Kelley" w:date="2025-06-06T14:39:00Z">
              <w:rPr>
                <w:b/>
                <w:bCs/>
                <w:lang w:val="en-US"/>
              </w:rPr>
            </w:rPrChange>
          </w:rPr>
          <w:t xml:space="preserve">only </w:t>
        </w:r>
        <w:r w:rsidR="35881DA2" w:rsidRPr="46B18DD8">
          <w:rPr>
            <w:lang w:val="en-US"/>
          </w:rPr>
          <w:t xml:space="preserve">neurons in </w:t>
        </w:r>
        <w:proofErr w:type="spellStart"/>
        <w:r w:rsidR="35881DA2" w:rsidRPr="46B18DD8">
          <w:rPr>
            <w:lang w:val="en-US"/>
          </w:rPr>
          <w:t>subgranular</w:t>
        </w:r>
        <w:proofErr w:type="spellEnd"/>
        <w:r w:rsidR="35881DA2" w:rsidRPr="46B18DD8">
          <w:rPr>
            <w:lang w:val="en-US"/>
          </w:rPr>
          <w:t xml:space="preserve"> layers fired</w:t>
        </w:r>
        <w:r w:rsidR="0B3CA5E7" w:rsidRPr="46B18DD8">
          <w:rPr>
            <w:lang w:val="en-US"/>
          </w:rPr>
          <w:t xml:space="preserve"> near t</w:t>
        </w:r>
      </w:ins>
      <w:ins w:id="803" w:author="Craig Kelley" w:date="2025-06-06T14:40:00Z">
        <w:r w:rsidR="0B3CA5E7" w:rsidRPr="46B18DD8">
          <w:rPr>
            <w:lang w:val="en-US"/>
          </w:rPr>
          <w:t>he peak of the alpha oscillation, and these drive the average preferred phase in these layers toward 0 radians.</w:t>
        </w:r>
      </w:ins>
      <w:ins w:id="804" w:author="Craig Kelley" w:date="2025-06-06T14:39:00Z">
        <w:r w:rsidR="35881DA2" w:rsidRPr="46B18DD8">
          <w:rPr>
            <w:lang w:val="en-US"/>
          </w:rPr>
          <w:t xml:space="preserve"> </w:t>
        </w:r>
      </w:ins>
      <w:ins w:id="805" w:author="Craig Kelley [2]" w:date="2025-07-01T17:17:00Z">
        <w:r w:rsidR="00D97739">
          <w:rPr>
            <w:lang w:val="en-US"/>
          </w:rPr>
          <w:t>We hypothesize that the FS neurons whose preferred phase was near 0 radians are the source of rhythmic inhibition that generates the more common variety of phase modulation</w:t>
        </w:r>
      </w:ins>
      <w:ins w:id="806" w:author="Craig Kelley [2]" w:date="2025-07-01T17:18:00Z">
        <w:r w:rsidR="00D97739">
          <w:rPr>
            <w:lang w:val="en-US"/>
          </w:rPr>
          <w:t xml:space="preserve"> in neocortex</w:t>
        </w:r>
      </w:ins>
      <w:ins w:id="807" w:author="Craig Kelley [2]" w:date="2025-07-01T17:17:00Z">
        <w:r w:rsidR="00D97739">
          <w:rPr>
            <w:lang w:val="en-US"/>
          </w:rPr>
          <w:t>.</w:t>
        </w:r>
      </w:ins>
      <w:del w:id="808" w:author="Craig Kelley" w:date="2025-06-23T13:50:00Z">
        <w:r w:rsidRPr="46B18DD8" w:rsidDel="003E45CA">
          <w:rPr>
            <w:lang w:val="en-US"/>
          </w:rPr>
          <w:delText>Phase-modulated</w:delText>
        </w:r>
      </w:del>
      <w:ins w:id="809" w:author="Craig Kelley" w:date="2025-06-23T13:50:00Z">
        <w:del w:id="810" w:author="Craig Kelley [2]" w:date="2025-07-01T16:41:00Z">
          <w:r w:rsidR="57A70B1B" w:rsidRPr="46B18DD8" w:rsidDel="00C30E64">
            <w:rPr>
              <w:lang w:val="en-US"/>
            </w:rPr>
            <w:delText>Phase modulated</w:delText>
          </w:r>
        </w:del>
      </w:ins>
      <w:del w:id="811" w:author="Craig Kelley [2]" w:date="2025-07-01T16:41:00Z">
        <w:r w:rsidRPr="46B18DD8" w:rsidDel="00C30E64">
          <w:rPr>
            <w:lang w:val="en-US"/>
          </w:rPr>
          <w:delText xml:space="preserve"> RS in deeper layers of cortex (layers 4-6) tended to spike most often before the minimum of the trough in the alpha wave, and those in superficial layers tended to spike after the minimum of the trough. FS units did not exhibit the same trend, but alpha modulated FS units in layers 5 and 6 also tended to spike most often following the trough of the alpha wave.</w:delText>
        </w:r>
        <w:r w:rsidR="00C74C87" w:rsidRPr="46B18DD8" w:rsidDel="00C30E64">
          <w:rPr>
            <w:lang w:val="en-US"/>
          </w:rPr>
          <w:delText xml:space="preserve"> </w:delText>
        </w:r>
        <w:r w:rsidRPr="46B18DD8" w:rsidDel="00C30E64">
          <w:rPr>
            <w:lang w:val="en-US"/>
          </w:rPr>
          <w:delText>Correlations between phase modulation and task-related spiking dynamics also varied across cortical layers (</w:delText>
        </w:r>
        <w:r w:rsidRPr="46B18DD8" w:rsidDel="00C30E64">
          <w:rPr>
            <w:b/>
            <w:bCs/>
            <w:lang w:val="en-US"/>
          </w:rPr>
          <w:delText>Fig. 4B</w:delText>
        </w:r>
        <w:r w:rsidRPr="46B18DD8" w:rsidDel="00C30E64">
          <w:rPr>
            <w:lang w:val="en-US"/>
          </w:rPr>
          <w:delText>). Generally, FS units across cortical layers exhibited greater differences in task-related spiking activity between modulated and unmodulated units than observed in RS units.</w:delText>
        </w:r>
      </w:del>
    </w:p>
    <w:p w14:paraId="5E8790ED" w14:textId="27DB9DEE" w:rsidR="00EB66ED" w:rsidRPr="00BB3ED6" w:rsidDel="00C30E64" w:rsidRDefault="00EB66ED">
      <w:pPr>
        <w:rPr>
          <w:del w:id="812" w:author="Craig Kelley [2]" w:date="2025-07-01T16:41:00Z"/>
        </w:rPr>
      </w:pPr>
    </w:p>
    <w:p w14:paraId="3E183222" w14:textId="77777777" w:rsidR="00C30E64" w:rsidRDefault="00C30E64">
      <w:pPr>
        <w:rPr>
          <w:ins w:id="813" w:author="Craig Kelley [2]" w:date="2025-07-01T16:41:00Z"/>
          <w:lang w:val="en-US"/>
        </w:rPr>
      </w:pPr>
    </w:p>
    <w:p w14:paraId="2A009A4D" w14:textId="77777777" w:rsidR="00C30E64" w:rsidRDefault="00C30E64">
      <w:pPr>
        <w:rPr>
          <w:ins w:id="814" w:author="Craig Kelley [2]" w:date="2025-07-01T16:41:00Z"/>
          <w:lang w:val="en-US"/>
        </w:rPr>
      </w:pPr>
    </w:p>
    <w:p w14:paraId="11CFCB9D" w14:textId="0EBA5AAB" w:rsidR="00EB66ED" w:rsidRPr="00BB3ED6" w:rsidRDefault="003E45CA">
      <w:pPr>
        <w:rPr>
          <w:lang w:val="en-US"/>
        </w:rPr>
        <w:pPrChange w:id="815" w:author="Craig Kelley" w:date="2025-06-06T15:11:00Z">
          <w:pPr>
            <w:jc w:val="both"/>
          </w:pPr>
        </w:pPrChange>
      </w:pPr>
      <w:commentRangeStart w:id="816"/>
      <w:r w:rsidRPr="46B18DD8">
        <w:rPr>
          <w:lang w:val="en-US"/>
        </w:rPr>
        <w:t>Probes implanted in PFC spanned a number of subregions in PFC but were located entirely in infragranular layers</w:t>
      </w:r>
      <w:r w:rsidR="003E1409" w:rsidRPr="46B18DD8">
        <w:rPr>
          <w:lang w:val="en-US"/>
        </w:rPr>
        <w:t xml:space="preserve">. </w:t>
      </w:r>
      <w:ins w:id="817" w:author="Craig Kelley" w:date="2025-06-06T14:19:00Z">
        <w:r w:rsidR="381F85C0" w:rsidRPr="46B18DD8">
          <w:rPr>
            <w:lang w:val="en-US"/>
          </w:rPr>
          <w:t>We therefore could not use CSD to validate our subregion assignments</w:t>
        </w:r>
      </w:ins>
      <w:ins w:id="818" w:author="Craig Kelley" w:date="2025-06-06T14:20:00Z">
        <w:r w:rsidR="0E2680E5" w:rsidRPr="46B18DD8">
          <w:rPr>
            <w:lang w:val="en-US"/>
          </w:rPr>
          <w:t xml:space="preserve"> in PFC as we did for layers in S1, so our subregion assignments are putative. </w:t>
        </w:r>
      </w:ins>
      <w:r w:rsidRPr="46B18DD8">
        <w:rPr>
          <w:lang w:val="en-US"/>
        </w:rPr>
        <w:t xml:space="preserve">The prevalence of phase modulation also varied significantly between subregions of PFC among RS (p = </w:t>
      </w:r>
      <w:del w:id="819" w:author="Craig Kelley" w:date="2025-06-06T14:42:00Z">
        <w:r w:rsidRPr="46B18DD8" w:rsidDel="003E45CA">
          <w:rPr>
            <w:lang w:val="en-US"/>
          </w:rPr>
          <w:delText>1.77</w:delText>
        </w:r>
      </w:del>
      <w:ins w:id="820" w:author="Craig Kelley" w:date="2025-06-06T14:42:00Z">
        <w:r w:rsidR="64EB7E4D" w:rsidRPr="46B18DD8">
          <w:rPr>
            <w:lang w:val="en-US"/>
          </w:rPr>
          <w:t>4.2</w:t>
        </w:r>
      </w:ins>
      <w:r w:rsidRPr="46B18DD8">
        <w:rPr>
          <w:lang w:val="en-US"/>
        </w:rPr>
        <w:t xml:space="preserve"> x 10</w:t>
      </w:r>
      <w:r w:rsidRPr="46B18DD8">
        <w:rPr>
          <w:vertAlign w:val="superscript"/>
          <w:lang w:val="en-US"/>
        </w:rPr>
        <w:t>-4</w:t>
      </w:r>
      <w:r w:rsidRPr="46B18DD8">
        <w:rPr>
          <w:lang w:val="en-US"/>
        </w:rPr>
        <w:t>, one-way ANOVA) and FS units (p = 0.00</w:t>
      </w:r>
      <w:ins w:id="821" w:author="Craig Kelley" w:date="2025-06-06T14:42:00Z">
        <w:r w:rsidR="4225775A" w:rsidRPr="46B18DD8">
          <w:rPr>
            <w:lang w:val="en-US"/>
          </w:rPr>
          <w:t>5</w:t>
        </w:r>
      </w:ins>
      <w:del w:id="822" w:author="Craig Kelley" w:date="2025-06-06T14:42:00Z">
        <w:r w:rsidRPr="46B18DD8" w:rsidDel="003E45CA">
          <w:rPr>
            <w:lang w:val="en-US"/>
          </w:rPr>
          <w:delText>7</w:delText>
        </w:r>
      </w:del>
      <w:r w:rsidRPr="46B18DD8">
        <w:rPr>
          <w:lang w:val="en-US"/>
        </w:rPr>
        <w:t>, one-way ANOVA) (</w:t>
      </w:r>
      <w:r w:rsidRPr="46B18DD8">
        <w:rPr>
          <w:b/>
          <w:bCs/>
          <w:lang w:val="en-US"/>
        </w:rPr>
        <w:t>Fig. 4</w:t>
      </w:r>
      <w:del w:id="823" w:author="Craig Kelley [2]" w:date="2025-07-01T16:41:00Z">
        <w:r w:rsidRPr="46B18DD8" w:rsidDel="00C30E64">
          <w:rPr>
            <w:b/>
            <w:bCs/>
            <w:lang w:val="en-US"/>
          </w:rPr>
          <w:delText>C</w:delText>
        </w:r>
      </w:del>
      <w:ins w:id="824" w:author="Craig Kelley [2]" w:date="2025-07-01T16:41:00Z">
        <w:r w:rsidR="00C30E64">
          <w:rPr>
            <w:b/>
            <w:bCs/>
            <w:lang w:val="en-US"/>
          </w:rPr>
          <w:t>B</w:t>
        </w:r>
      </w:ins>
      <w:r w:rsidRPr="46B18DD8">
        <w:rPr>
          <w:lang w:val="en-US"/>
        </w:rPr>
        <w:t>).</w:t>
      </w:r>
      <w:r w:rsidR="00C74C87" w:rsidRPr="46B18DD8">
        <w:rPr>
          <w:lang w:val="en-US"/>
        </w:rPr>
        <w:t xml:space="preserve"> </w:t>
      </w:r>
      <w:del w:id="825" w:author="Craig Kelley" w:date="2025-06-23T13:50:00Z">
        <w:r w:rsidRPr="46B18DD8" w:rsidDel="004A74E3">
          <w:rPr>
            <w:lang w:val="en-US"/>
          </w:rPr>
          <w:delText>Phase-modulated</w:delText>
        </w:r>
      </w:del>
      <w:ins w:id="826" w:author="Craig Kelley" w:date="2025-06-23T13:50:00Z">
        <w:r w:rsidR="57A70B1B" w:rsidRPr="46B18DD8">
          <w:rPr>
            <w:lang w:val="en-US"/>
          </w:rPr>
          <w:t>Phase modulated</w:t>
        </w:r>
      </w:ins>
      <w:r w:rsidRPr="46B18DD8">
        <w:rPr>
          <w:lang w:val="en-US"/>
        </w:rPr>
        <w:t xml:space="preserve"> RS units were rare in anterior cingulate cortex (ACC; </w:t>
      </w:r>
      <w:del w:id="827" w:author="Craig Kelley" w:date="2025-06-06T14:43:00Z">
        <w:r w:rsidRPr="46B18DD8" w:rsidDel="003E45CA">
          <w:rPr>
            <w:lang w:val="en-US"/>
          </w:rPr>
          <w:delText>5.3</w:delText>
        </w:r>
      </w:del>
      <w:ins w:id="828" w:author="Craig Kelley" w:date="2025-06-06T14:43:00Z">
        <w:r w:rsidR="16ED5D93" w:rsidRPr="46B18DD8">
          <w:rPr>
            <w:lang w:val="en-US"/>
          </w:rPr>
          <w:t>7.6</w:t>
        </w:r>
      </w:ins>
      <w:r w:rsidRPr="46B18DD8">
        <w:rPr>
          <w:lang w:val="en-US"/>
        </w:rPr>
        <w:t xml:space="preserve"> ± </w:t>
      </w:r>
      <w:del w:id="829" w:author="Craig Kelley" w:date="2025-06-06T14:43:00Z">
        <w:r w:rsidRPr="46B18DD8" w:rsidDel="003E45CA">
          <w:rPr>
            <w:lang w:val="en-US"/>
          </w:rPr>
          <w:delText>1.7</w:delText>
        </w:r>
      </w:del>
      <w:ins w:id="830" w:author="Craig Kelley" w:date="2025-06-06T14:43:00Z">
        <w:r w:rsidR="2B32EB15" w:rsidRPr="46B18DD8">
          <w:rPr>
            <w:lang w:val="en-US"/>
          </w:rPr>
          <w:t>4.7</w:t>
        </w:r>
      </w:ins>
      <w:r w:rsidRPr="46B18DD8">
        <w:rPr>
          <w:lang w:val="en-US"/>
        </w:rPr>
        <w:t>%</w:t>
      </w:r>
      <w:ins w:id="831" w:author="Craig Kelley" w:date="2025-06-06T14:44:00Z">
        <w:r w:rsidR="79B832C9" w:rsidRPr="46B18DD8">
          <w:rPr>
            <w:lang w:val="en-US"/>
          </w:rPr>
          <w:t xml:space="preserve"> across sessions</w:t>
        </w:r>
      </w:ins>
      <w:r w:rsidRPr="46B18DD8">
        <w:rPr>
          <w:lang w:val="en-US"/>
        </w:rPr>
        <w:t xml:space="preserve">) and </w:t>
      </w:r>
      <w:proofErr w:type="spellStart"/>
      <w:r w:rsidRPr="46B18DD8">
        <w:rPr>
          <w:lang w:val="en-US"/>
        </w:rPr>
        <w:t>orbitomedial</w:t>
      </w:r>
      <w:proofErr w:type="spellEnd"/>
      <w:r w:rsidRPr="46B18DD8">
        <w:rPr>
          <w:lang w:val="en-US"/>
        </w:rPr>
        <w:t xml:space="preserve"> cortex (ORB; </w:t>
      </w:r>
      <w:del w:id="832" w:author="Craig Kelley" w:date="2025-06-06T14:44:00Z">
        <w:r w:rsidRPr="46B18DD8" w:rsidDel="003E45CA">
          <w:rPr>
            <w:lang w:val="en-US"/>
          </w:rPr>
          <w:delText>1.5</w:delText>
        </w:r>
      </w:del>
      <w:ins w:id="833" w:author="Craig Kelley" w:date="2025-06-06T14:44:00Z">
        <w:r w:rsidR="3CCF5042" w:rsidRPr="46B18DD8">
          <w:rPr>
            <w:lang w:val="en-US"/>
          </w:rPr>
          <w:t>6.7</w:t>
        </w:r>
      </w:ins>
      <w:r w:rsidRPr="46B18DD8">
        <w:rPr>
          <w:lang w:val="en-US"/>
        </w:rPr>
        <w:t xml:space="preserve"> ± </w:t>
      </w:r>
      <w:del w:id="834" w:author="Craig Kelley" w:date="2025-06-06T14:44:00Z">
        <w:r w:rsidRPr="46B18DD8" w:rsidDel="003E45CA">
          <w:rPr>
            <w:lang w:val="en-US"/>
          </w:rPr>
          <w:delText>0.9</w:delText>
        </w:r>
      </w:del>
      <w:ins w:id="835" w:author="Craig Kelley" w:date="2025-06-06T14:44:00Z">
        <w:r w:rsidR="5D6A39FB" w:rsidRPr="46B18DD8">
          <w:rPr>
            <w:lang w:val="en-US"/>
          </w:rPr>
          <w:t>6.7</w:t>
        </w:r>
      </w:ins>
      <w:r w:rsidRPr="46B18DD8">
        <w:rPr>
          <w:lang w:val="en-US"/>
        </w:rPr>
        <w:t>%) and most common in infralimbic cortex (IL; 5</w:t>
      </w:r>
      <w:del w:id="836" w:author="Craig Kelley" w:date="2025-06-06T14:45:00Z">
        <w:r w:rsidRPr="46B18DD8" w:rsidDel="003E45CA">
          <w:rPr>
            <w:lang w:val="en-US"/>
          </w:rPr>
          <w:delText>4.0</w:delText>
        </w:r>
      </w:del>
      <w:ins w:id="837" w:author="Craig Kelley" w:date="2025-06-06T14:45:00Z">
        <w:r w:rsidR="02FDE8AE" w:rsidRPr="46B18DD8">
          <w:rPr>
            <w:lang w:val="en-US"/>
          </w:rPr>
          <w:t>6.</w:t>
        </w:r>
      </w:ins>
      <w:ins w:id="838" w:author="Craig Kelley" w:date="2025-06-06T14:46:00Z">
        <w:r w:rsidR="02FDE8AE" w:rsidRPr="46B18DD8">
          <w:rPr>
            <w:lang w:val="en-US"/>
          </w:rPr>
          <w:t>8</w:t>
        </w:r>
      </w:ins>
      <w:r w:rsidRPr="46B18DD8">
        <w:rPr>
          <w:lang w:val="en-US"/>
        </w:rPr>
        <w:t xml:space="preserve"> ± </w:t>
      </w:r>
      <w:del w:id="839" w:author="Craig Kelley" w:date="2025-06-06T14:46:00Z">
        <w:r w:rsidRPr="46B18DD8" w:rsidDel="003E45CA">
          <w:rPr>
            <w:lang w:val="en-US"/>
          </w:rPr>
          <w:delText>9.9</w:delText>
        </w:r>
      </w:del>
      <w:ins w:id="840" w:author="Craig Kelley" w:date="2025-06-06T14:46:00Z">
        <w:r w:rsidR="04CEF9A0" w:rsidRPr="46B18DD8">
          <w:rPr>
            <w:lang w:val="en-US"/>
          </w:rPr>
          <w:t>10.4</w:t>
        </w:r>
      </w:ins>
      <w:r w:rsidRPr="46B18DD8">
        <w:rPr>
          <w:lang w:val="en-US"/>
        </w:rPr>
        <w:t>%)</w:t>
      </w:r>
      <w:ins w:id="841" w:author="Craig Kelley" w:date="2025-06-06T14:46:00Z">
        <w:r w:rsidR="168E5435" w:rsidRPr="46B18DD8">
          <w:rPr>
            <w:lang w:val="en-US"/>
          </w:rPr>
          <w:t xml:space="preserve"> and </w:t>
        </w:r>
      </w:ins>
      <w:ins w:id="842" w:author="Craig Kelley" w:date="2025-06-06T14:50:00Z">
        <w:r w:rsidR="7E266013" w:rsidRPr="46B18DD8">
          <w:rPr>
            <w:lang w:val="en-US"/>
          </w:rPr>
          <w:t>dor</w:t>
        </w:r>
      </w:ins>
      <w:ins w:id="843" w:author="Craig Kelley" w:date="2025-06-06T14:51:00Z">
        <w:r w:rsidR="69C58706" w:rsidRPr="46B18DD8">
          <w:rPr>
            <w:lang w:val="en-US"/>
          </w:rPr>
          <w:t>s</w:t>
        </w:r>
      </w:ins>
      <w:ins w:id="844" w:author="Craig Kelley" w:date="2025-06-06T14:50:00Z">
        <w:r w:rsidR="7E266013" w:rsidRPr="46B18DD8">
          <w:rPr>
            <w:lang w:val="en-US"/>
          </w:rPr>
          <w:t xml:space="preserve">al peduncular area (DP; 58.8 </w:t>
        </w:r>
      </w:ins>
      <w:ins w:id="845" w:author="Craig Kelley" w:date="2025-06-06T14:51:00Z">
        <w:r w:rsidR="7E266013" w:rsidRPr="46B18DD8">
          <w:rPr>
            <w:lang w:val="en-US"/>
          </w:rPr>
          <w:t>±</w:t>
        </w:r>
        <w:r w:rsidR="3529388E" w:rsidRPr="46B18DD8">
          <w:rPr>
            <w:lang w:val="en-US"/>
          </w:rPr>
          <w:t xml:space="preserve"> 6.6%)</w:t>
        </w:r>
      </w:ins>
      <w:r w:rsidRPr="46B18DD8">
        <w:rPr>
          <w:lang w:val="en-US"/>
        </w:rPr>
        <w:t>.</w:t>
      </w:r>
      <w:r w:rsidR="00C74C87" w:rsidRPr="46B18DD8">
        <w:rPr>
          <w:lang w:val="en-US"/>
        </w:rPr>
        <w:t xml:space="preserve"> </w:t>
      </w:r>
      <w:del w:id="846" w:author="Craig Kelley" w:date="2025-06-23T13:50:00Z">
        <w:r w:rsidRPr="46B18DD8" w:rsidDel="004A74E3">
          <w:rPr>
            <w:lang w:val="en-US"/>
          </w:rPr>
          <w:delText>Phase-modulated</w:delText>
        </w:r>
      </w:del>
      <w:ins w:id="847" w:author="Craig Kelley" w:date="2025-06-23T13:50:00Z">
        <w:r w:rsidR="57A70B1B" w:rsidRPr="46B18DD8">
          <w:rPr>
            <w:lang w:val="en-US"/>
          </w:rPr>
          <w:t>Phase modulated</w:t>
        </w:r>
      </w:ins>
      <w:r w:rsidRPr="46B18DD8">
        <w:rPr>
          <w:lang w:val="en-US"/>
        </w:rPr>
        <w:t xml:space="preserve"> FS units followed their own distribution, with high prevalence in ACC (8</w:t>
      </w:r>
      <w:del w:id="848" w:author="Craig Kelley" w:date="2025-06-06T14:53:00Z">
        <w:r w:rsidRPr="46B18DD8" w:rsidDel="003E45CA">
          <w:rPr>
            <w:lang w:val="en-US"/>
          </w:rPr>
          <w:delText>5.7</w:delText>
        </w:r>
      </w:del>
      <w:ins w:id="849" w:author="Craig Kelley" w:date="2025-06-06T14:53:00Z">
        <w:r w:rsidR="366B0B3F" w:rsidRPr="46B18DD8">
          <w:rPr>
            <w:lang w:val="en-US"/>
          </w:rPr>
          <w:t>8.1</w:t>
        </w:r>
      </w:ins>
      <w:r w:rsidRPr="46B18DD8">
        <w:rPr>
          <w:lang w:val="en-US"/>
        </w:rPr>
        <w:t xml:space="preserve"> ± </w:t>
      </w:r>
      <w:del w:id="850" w:author="Craig Kelley" w:date="2025-06-06T14:53:00Z">
        <w:r w:rsidRPr="46B18DD8" w:rsidDel="003E45CA">
          <w:rPr>
            <w:lang w:val="en-US"/>
          </w:rPr>
          <w:delText>0.09</w:delText>
        </w:r>
      </w:del>
      <w:ins w:id="851" w:author="Craig Kelley" w:date="2025-06-06T14:56:00Z">
        <w:r w:rsidR="7465901F" w:rsidRPr="46B18DD8">
          <w:rPr>
            <w:lang w:val="en-US"/>
          </w:rPr>
          <w:t>7.9</w:t>
        </w:r>
      </w:ins>
      <w:r w:rsidRPr="46B18DD8">
        <w:rPr>
          <w:lang w:val="en-US"/>
        </w:rPr>
        <w:t>%) and IL (100% across all sessions).</w:t>
      </w:r>
      <w:r w:rsidR="00C74C87" w:rsidRPr="46B18DD8">
        <w:rPr>
          <w:lang w:val="en-US"/>
        </w:rPr>
        <w:t xml:space="preserve"> </w:t>
      </w:r>
      <w:r w:rsidRPr="46B18DD8">
        <w:rPr>
          <w:lang w:val="en-US"/>
        </w:rPr>
        <w:t xml:space="preserve">MI varied significantly across subregions of PFC for RS and FS units (p = </w:t>
      </w:r>
      <w:del w:id="852" w:author="Craig Kelley" w:date="2025-06-06T14:56:00Z">
        <w:r w:rsidRPr="46B18DD8" w:rsidDel="003E45CA">
          <w:rPr>
            <w:lang w:val="en-US"/>
          </w:rPr>
          <w:delText>3.07</w:delText>
        </w:r>
      </w:del>
      <w:ins w:id="853" w:author="Craig Kelley" w:date="2025-06-06T14:56:00Z">
        <w:r w:rsidR="3673E68D" w:rsidRPr="46B18DD8">
          <w:rPr>
            <w:lang w:val="en-US"/>
          </w:rPr>
          <w:t>1.6</w:t>
        </w:r>
      </w:ins>
      <w:r w:rsidRPr="46B18DD8">
        <w:rPr>
          <w:lang w:val="en-US"/>
        </w:rPr>
        <w:t xml:space="preserve"> x 10</w:t>
      </w:r>
      <w:r w:rsidRPr="46B18DD8">
        <w:rPr>
          <w:vertAlign w:val="superscript"/>
          <w:lang w:val="en-US"/>
        </w:rPr>
        <w:t>-</w:t>
      </w:r>
      <w:del w:id="854" w:author="Craig Kelley" w:date="2025-06-06T14:56:00Z">
        <w:r w:rsidRPr="46B18DD8" w:rsidDel="003E45CA">
          <w:rPr>
            <w:vertAlign w:val="superscript"/>
            <w:lang w:val="en-US"/>
          </w:rPr>
          <w:delText>6</w:delText>
        </w:r>
      </w:del>
      <w:ins w:id="855" w:author="Craig Kelley" w:date="2025-06-06T14:56:00Z">
        <w:r w:rsidR="1D251368" w:rsidRPr="46B18DD8">
          <w:rPr>
            <w:vertAlign w:val="superscript"/>
            <w:lang w:val="en-US"/>
            <w:rPrChange w:id="856" w:author="Craig Kelley" w:date="2025-06-06T14:57:00Z">
              <w:rPr>
                <w:lang w:val="en-US"/>
              </w:rPr>
            </w:rPrChange>
          </w:rPr>
          <w:t>3</w:t>
        </w:r>
      </w:ins>
      <w:r w:rsidRPr="46B18DD8">
        <w:rPr>
          <w:lang w:val="en-US"/>
        </w:rPr>
        <w:t>, p = 0.01</w:t>
      </w:r>
      <w:del w:id="857" w:author="Craig Kelley" w:date="2025-06-06T14:57:00Z">
        <w:r w:rsidRPr="46B18DD8" w:rsidDel="003E45CA">
          <w:rPr>
            <w:lang w:val="en-US"/>
          </w:rPr>
          <w:delText>4</w:delText>
        </w:r>
      </w:del>
      <w:ins w:id="858" w:author="Craig Kelley" w:date="2025-06-06T14:57:00Z">
        <w:r w:rsidR="6366F92F" w:rsidRPr="46B18DD8">
          <w:rPr>
            <w:lang w:val="en-US"/>
          </w:rPr>
          <w:t>3</w:t>
        </w:r>
      </w:ins>
      <w:r w:rsidRPr="46B18DD8">
        <w:rPr>
          <w:lang w:val="en-US"/>
        </w:rPr>
        <w:t xml:space="preserve">, one-way ANOVA, respectively). </w:t>
      </w:r>
      <w:del w:id="859" w:author="Craig Kelley" w:date="2025-06-06T14:57:00Z">
        <w:r w:rsidRPr="46B18DD8" w:rsidDel="003E45CA">
          <w:rPr>
            <w:lang w:val="en-US"/>
          </w:rPr>
          <w:delText xml:space="preserve">MSE, however, only varied significantly across subregions in </w:delText>
        </w:r>
      </w:del>
      <w:del w:id="860" w:author="Craig Kelley" w:date="2025-06-23T13:50:00Z">
        <w:r w:rsidRPr="46B18DD8" w:rsidDel="003E45CA">
          <w:rPr>
            <w:lang w:val="en-US"/>
          </w:rPr>
          <w:delText>phase-modulated</w:delText>
        </w:r>
      </w:del>
      <w:ins w:id="861" w:author="Craig Kelley" w:date="2025-06-23T13:50:00Z">
        <w:del w:id="862" w:author="Craig Kelley [2]" w:date="2025-07-01T16:42:00Z">
          <w:r w:rsidR="57A70B1B" w:rsidRPr="46B18DD8" w:rsidDel="00C30E64">
            <w:rPr>
              <w:lang w:val="en-US"/>
            </w:rPr>
            <w:delText>phase modulated</w:delText>
          </w:r>
        </w:del>
      </w:ins>
      <w:del w:id="863" w:author="Craig Kelley" w:date="2025-06-06T14:57:00Z">
        <w:r w:rsidRPr="46B18DD8" w:rsidDel="003E45CA">
          <w:rPr>
            <w:lang w:val="en-US"/>
          </w:rPr>
          <w:delText xml:space="preserve"> RS units (p = 0.025, one-way ANOVA). </w:delText>
        </w:r>
      </w:del>
      <w:del w:id="864" w:author="Craig Kelley" w:date="2025-06-23T13:50:00Z">
        <w:r w:rsidRPr="46B18DD8" w:rsidDel="003E45CA">
          <w:rPr>
            <w:lang w:val="en-US"/>
          </w:rPr>
          <w:delText>Phase-modulated</w:delText>
        </w:r>
      </w:del>
      <w:ins w:id="865" w:author="Craig Kelley" w:date="2025-06-23T13:50:00Z">
        <w:del w:id="866" w:author="Craig Kelley [2]" w:date="2025-07-01T16:42:00Z">
          <w:r w:rsidR="57A70B1B" w:rsidRPr="46B18DD8" w:rsidDel="00C30E64">
            <w:rPr>
              <w:lang w:val="en-US"/>
            </w:rPr>
            <w:delText>Phase modulated</w:delText>
          </w:r>
        </w:del>
      </w:ins>
      <w:del w:id="867" w:author="Craig Kelley [2]" w:date="2025-07-01T16:42:00Z">
        <w:r w:rsidRPr="46B18DD8" w:rsidDel="00C30E64">
          <w:rPr>
            <w:lang w:val="en-US"/>
          </w:rPr>
          <w:delText xml:space="preserve"> FS units, by contrast, exhibited fairly uniform MSE across subregions (p = 0.46, one-way ANOVA).</w:delText>
        </w:r>
      </w:del>
      <w:r w:rsidR="00C74C87" w:rsidRPr="46B18DD8">
        <w:rPr>
          <w:lang w:val="en-US"/>
        </w:rPr>
        <w:t xml:space="preserve"> </w:t>
      </w:r>
      <w:r w:rsidRPr="46B18DD8">
        <w:rPr>
          <w:lang w:val="en-US"/>
        </w:rPr>
        <w:t xml:space="preserve">Compared to </w:t>
      </w:r>
      <w:ins w:id="868" w:author="Craig Kelley [2]" w:date="2025-07-01T16:43:00Z">
        <w:r w:rsidR="00C30E64">
          <w:rPr>
            <w:lang w:val="en-US"/>
          </w:rPr>
          <w:t xml:space="preserve">laminar differences in </w:t>
        </w:r>
      </w:ins>
      <w:r w:rsidRPr="46B18DD8">
        <w:rPr>
          <w:lang w:val="en-US"/>
        </w:rPr>
        <w:t xml:space="preserve">S1, the phase of alpha at which neurons fired most often varied considerably across </w:t>
      </w:r>
      <w:ins w:id="869" w:author="Craig Kelley [2]" w:date="2025-07-01T16:43:00Z">
        <w:r w:rsidR="00C30E64">
          <w:rPr>
            <w:lang w:val="en-US"/>
          </w:rPr>
          <w:t xml:space="preserve">PFC </w:t>
        </w:r>
      </w:ins>
      <w:r w:rsidRPr="46B18DD8">
        <w:rPr>
          <w:lang w:val="en-US"/>
        </w:rPr>
        <w:t xml:space="preserve">subregions (RS: p = </w:t>
      </w:r>
      <w:del w:id="870" w:author="Craig Kelley" w:date="2025-06-06T15:06:00Z">
        <w:r w:rsidRPr="46B18DD8" w:rsidDel="003E45CA">
          <w:rPr>
            <w:lang w:val="en-US"/>
          </w:rPr>
          <w:delText>4.77 x 10</w:delText>
        </w:r>
        <w:r w:rsidRPr="46B18DD8" w:rsidDel="003E45CA">
          <w:rPr>
            <w:vertAlign w:val="superscript"/>
            <w:lang w:val="en-US"/>
          </w:rPr>
          <w:delText>-4</w:delText>
        </w:r>
      </w:del>
      <w:ins w:id="871" w:author="Craig Kelley" w:date="2025-06-06T15:06:00Z">
        <w:r w:rsidR="2F9A0A97" w:rsidRPr="46B18DD8">
          <w:rPr>
            <w:lang w:val="en-US"/>
          </w:rPr>
          <w:t>2.4 x ± 10</w:t>
        </w:r>
        <w:r w:rsidR="2F9A0A97" w:rsidRPr="46B18DD8">
          <w:rPr>
            <w:vertAlign w:val="superscript"/>
            <w:lang w:val="en-US"/>
            <w:rPrChange w:id="872" w:author="Craig Kelley" w:date="2025-06-06T15:06:00Z">
              <w:rPr>
                <w:lang w:val="en-US"/>
              </w:rPr>
            </w:rPrChange>
          </w:rPr>
          <w:t>-12</w:t>
        </w:r>
      </w:ins>
      <w:r w:rsidRPr="46B18DD8">
        <w:rPr>
          <w:lang w:val="en-US"/>
        </w:rPr>
        <w:t xml:space="preserve">, FS: p = </w:t>
      </w:r>
      <w:del w:id="873" w:author="Craig Kelley" w:date="2025-06-06T15:09:00Z">
        <w:r w:rsidRPr="46B18DD8" w:rsidDel="003E45CA">
          <w:rPr>
            <w:lang w:val="en-US"/>
          </w:rPr>
          <w:delText>0.160</w:delText>
        </w:r>
      </w:del>
      <w:ins w:id="874" w:author="Craig Kelley" w:date="2025-06-06T15:09:00Z">
        <w:r w:rsidR="649DA5F2" w:rsidRPr="46B18DD8">
          <w:rPr>
            <w:lang w:val="en-US"/>
          </w:rPr>
          <w:t>2.2 x ± 10</w:t>
        </w:r>
        <w:r w:rsidR="649DA5F2" w:rsidRPr="46B18DD8">
          <w:rPr>
            <w:vertAlign w:val="superscript"/>
            <w:lang w:val="en-US"/>
            <w:rPrChange w:id="875" w:author="Craig Kelley" w:date="2025-06-06T15:10:00Z">
              <w:rPr>
                <w:lang w:val="en-US"/>
              </w:rPr>
            </w:rPrChange>
          </w:rPr>
          <w:t>-16</w:t>
        </w:r>
      </w:ins>
      <w:r w:rsidRPr="46B18DD8">
        <w:rPr>
          <w:lang w:val="en-US"/>
        </w:rPr>
        <w:t>, Watson-</w:t>
      </w:r>
      <w:proofErr w:type="gramStart"/>
      <w:r w:rsidRPr="46B18DD8">
        <w:rPr>
          <w:lang w:val="en-US"/>
        </w:rPr>
        <w:t>Williams</w:t>
      </w:r>
      <w:proofErr w:type="gramEnd"/>
      <w:r w:rsidRPr="46B18DD8">
        <w:rPr>
          <w:lang w:val="en-US"/>
        </w:rPr>
        <w:t xml:space="preserve"> test).</w:t>
      </w:r>
      <w:r w:rsidR="00C74C87" w:rsidRPr="46B18DD8">
        <w:rPr>
          <w:lang w:val="en-US"/>
        </w:rPr>
        <w:t xml:space="preserve"> </w:t>
      </w:r>
      <w:r w:rsidRPr="46B18DD8">
        <w:rPr>
          <w:lang w:val="en-US"/>
        </w:rPr>
        <w:t xml:space="preserve">For RS units in ORB, FS units in DP, and units of both classes in ACC, the average </w:t>
      </w:r>
      <w:del w:id="876" w:author="Craig Kelley" w:date="2025-06-06T15:11:00Z">
        <w:r w:rsidRPr="46B18DD8" w:rsidDel="003E45CA">
          <w:rPr>
            <w:lang w:val="en-US"/>
          </w:rPr>
          <w:delText>phase at which those neurons fired was close to</w:delText>
        </w:r>
      </w:del>
      <w:ins w:id="877" w:author="Craig Kelley" w:date="2025-06-06T15:11:00Z">
        <w:del w:id="878" w:author="Craig Kelley [2]" w:date="2025-07-01T16:43:00Z">
          <w:r w:rsidR="4046187E" w:rsidRPr="46B18DD8" w:rsidDel="00C30E64">
            <w:rPr>
              <w:lang w:val="en-US"/>
            </w:rPr>
            <w:delText>preffered</w:delText>
          </w:r>
        </w:del>
      </w:ins>
      <w:ins w:id="879" w:author="Craig Kelley [2]" w:date="2025-07-01T16:43:00Z">
        <w:r w:rsidR="00C30E64" w:rsidRPr="46B18DD8">
          <w:rPr>
            <w:lang w:val="en-US"/>
          </w:rPr>
          <w:t>preferred</w:t>
        </w:r>
      </w:ins>
      <w:ins w:id="880" w:author="Craig Kelley" w:date="2025-06-06T15:11:00Z">
        <w:r w:rsidR="4046187E" w:rsidRPr="46B18DD8">
          <w:rPr>
            <w:lang w:val="en-US"/>
          </w:rPr>
          <w:t xml:space="preserve"> phase was near</w:t>
        </w:r>
      </w:ins>
      <w:r w:rsidRPr="46B18DD8">
        <w:rPr>
          <w:lang w:val="en-US"/>
        </w:rPr>
        <w:t xml:space="preserve"> 0 radians (spikes occurred most frequently around the peak of the alpha oscillation).</w:t>
      </w:r>
      <w:del w:id="881" w:author="Craig Kelley" w:date="2025-06-06T15:11:00Z">
        <w:r w:rsidRPr="46B18DD8" w:rsidDel="003E45CA">
          <w:rPr>
            <w:lang w:val="en-US"/>
          </w:rPr>
          <w:delText xml:space="preserve"> </w:delText>
        </w:r>
      </w:del>
      <w:del w:id="882" w:author="Craig Kelley" w:date="2025-06-23T13:50:00Z">
        <w:r w:rsidRPr="46B18DD8" w:rsidDel="003E45CA">
          <w:rPr>
            <w:lang w:val="en-US"/>
          </w:rPr>
          <w:delText>Phase-modulated</w:delText>
        </w:r>
      </w:del>
      <w:ins w:id="883" w:author="Craig Kelley" w:date="2025-06-23T13:50:00Z">
        <w:r w:rsidR="57A70B1B" w:rsidRPr="46B18DD8">
          <w:rPr>
            <w:lang w:val="en-US"/>
          </w:rPr>
          <w:t>Phase modulated</w:t>
        </w:r>
      </w:ins>
      <w:del w:id="884" w:author="Craig Kelley" w:date="2025-06-06T15:11:00Z">
        <w:r w:rsidRPr="46B18DD8" w:rsidDel="003E45CA">
          <w:rPr>
            <w:lang w:val="en-US"/>
          </w:rPr>
          <w:delText xml:space="preserve"> neurons like this are not completely absent from S1 or other subregions of PFC, but they are far less prevalent and only found in infragranular layers (</w:delText>
        </w:r>
        <w:r w:rsidRPr="46B18DD8" w:rsidDel="003E45CA">
          <w:rPr>
            <w:b/>
            <w:bCs/>
            <w:lang w:val="en-US"/>
          </w:rPr>
          <w:delText>Fig. 3C, D</w:delText>
        </w:r>
        <w:r w:rsidRPr="46B18DD8" w:rsidDel="003E45CA">
          <w:rPr>
            <w:lang w:val="en-US"/>
          </w:rPr>
          <w:delText>).</w:delText>
        </w:r>
      </w:del>
      <w:commentRangeEnd w:id="816"/>
      <w:r>
        <w:rPr>
          <w:rStyle w:val="CommentReference"/>
        </w:rPr>
        <w:commentReference w:id="816"/>
      </w:r>
    </w:p>
    <w:p w14:paraId="6BC2EEA5" w14:textId="77777777" w:rsidR="00EB66ED" w:rsidRPr="00BB3ED6" w:rsidRDefault="00EB66ED"/>
    <w:p w14:paraId="304A1B04" w14:textId="77777777" w:rsidR="00EB66ED" w:rsidRPr="00BB3ED6" w:rsidRDefault="003E45CA">
      <w:pPr>
        <w:rPr>
          <w:b/>
          <w:i/>
        </w:rPr>
      </w:pPr>
      <w:r w:rsidRPr="00BB3ED6">
        <w:rPr>
          <w:b/>
          <w:i/>
        </w:rPr>
        <w:t>Dynamic changes in alpha power and phase modulation</w:t>
      </w:r>
    </w:p>
    <w:p w14:paraId="25FB31A9" w14:textId="0D99DB34" w:rsidR="00EB66ED" w:rsidRPr="00BB3ED6" w:rsidRDefault="003E45CA" w:rsidP="6F4BCAD7">
      <w:pPr>
        <w:jc w:val="both"/>
        <w:rPr>
          <w:lang w:val="en-US"/>
        </w:rPr>
      </w:pPr>
      <w:r w:rsidRPr="46B18DD8">
        <w:rPr>
          <w:lang w:val="en-US"/>
        </w:rPr>
        <w:t>Since alpha power changes dynamically, even over the course of the 3 s baseline periods of activity on which our analyses have focused, we naturally wondered whether phase modulation of single-unit activity varied with alpha power (</w:t>
      </w:r>
      <w:r w:rsidRPr="46B18DD8">
        <w:rPr>
          <w:b/>
          <w:bCs/>
          <w:lang w:val="en-US"/>
        </w:rPr>
        <w:t>Fig. 5</w:t>
      </w:r>
      <w:r w:rsidRPr="46B18DD8">
        <w:rPr>
          <w:rFonts w:eastAsia="Arial Unicode MS"/>
          <w:lang w:val="en-US"/>
        </w:rPr>
        <w:t xml:space="preserve">). To this end, we identified low and high alpha power events during baseline activity on each electrode where we recorded a </w:t>
      </w:r>
      <w:del w:id="885" w:author="Craig Kelley" w:date="2025-06-23T13:50:00Z">
        <w:r w:rsidRPr="46B18DD8" w:rsidDel="004A74E3">
          <w:rPr>
            <w:rFonts w:eastAsia="Arial Unicode MS"/>
            <w:lang w:val="en-US"/>
          </w:rPr>
          <w:delText>phase-modulated</w:delText>
        </w:r>
      </w:del>
      <w:ins w:id="886" w:author="Craig Kelley" w:date="2025-06-23T13:50:00Z">
        <w:r w:rsidR="57A70B1B" w:rsidRPr="46B18DD8">
          <w:rPr>
            <w:rFonts w:eastAsia="Arial Unicode MS"/>
            <w:lang w:val="en-US"/>
          </w:rPr>
          <w:t>phase modulated</w:t>
        </w:r>
      </w:ins>
      <w:r w:rsidRPr="46B18DD8">
        <w:rPr>
          <w:rFonts w:eastAsia="Arial Unicode MS"/>
          <w:lang w:val="en-US"/>
        </w:rPr>
        <w:t xml:space="preserve"> neuron.</w:t>
      </w:r>
      <w:r w:rsidR="00C74C87" w:rsidRPr="46B18DD8">
        <w:rPr>
          <w:rFonts w:eastAsia="Arial Unicode MS"/>
          <w:lang w:val="en-US"/>
        </w:rPr>
        <w:t xml:space="preserve"> </w:t>
      </w:r>
      <w:r w:rsidRPr="46B18DD8">
        <w:rPr>
          <w:rFonts w:eastAsia="Arial Unicode MS"/>
          <w:lang w:val="en-US"/>
        </w:rPr>
        <w:t xml:space="preserve">Low alpha power events were defined as epochs ≥ 0.3 s where alpha power remained below its 50th percentile (on that electrode across the recording </w:t>
      </w:r>
      <w:r w:rsidRPr="46B18DD8">
        <w:rPr>
          <w:rFonts w:eastAsia="Arial Unicode MS"/>
          <w:lang w:val="en-US"/>
        </w:rPr>
        <w:lastRenderedPageBreak/>
        <w:t>session).</w:t>
      </w:r>
      <w:r w:rsidR="00C74C87" w:rsidRPr="46B18DD8">
        <w:rPr>
          <w:rFonts w:eastAsia="Arial Unicode MS"/>
          <w:lang w:val="en-US"/>
        </w:rPr>
        <w:t xml:space="preserve"> </w:t>
      </w:r>
      <w:r w:rsidRPr="46B18DD8">
        <w:rPr>
          <w:rFonts w:eastAsia="Arial Unicode MS"/>
          <w:lang w:val="en-US"/>
        </w:rPr>
        <w:t>Similarly, high alpha power events were defined as epochs ≥ 0.3 s where alpha power remained above its 75th percentile.</w:t>
      </w:r>
      <w:r w:rsidR="00C74C87" w:rsidRPr="46B18DD8">
        <w:rPr>
          <w:rFonts w:eastAsia="Arial Unicode MS"/>
          <w:lang w:val="en-US"/>
        </w:rPr>
        <w:t xml:space="preserve"> </w:t>
      </w:r>
      <w:r w:rsidRPr="46B18DD8">
        <w:rPr>
          <w:rFonts w:eastAsia="Arial Unicode MS"/>
          <w:lang w:val="en-US"/>
        </w:rPr>
        <w:t>In an example neuron (</w:t>
      </w:r>
      <w:r w:rsidRPr="46B18DD8">
        <w:rPr>
          <w:b/>
          <w:bCs/>
          <w:lang w:val="en-US"/>
        </w:rPr>
        <w:t>Fig. 5A</w:t>
      </w:r>
      <w:r w:rsidRPr="46B18DD8">
        <w:rPr>
          <w:lang w:val="en-US"/>
        </w:rPr>
        <w:t>), we observed different spike distributions across alpha phase during low</w:t>
      </w:r>
      <w:r w:rsidR="009A77F1" w:rsidRPr="46B18DD8">
        <w:rPr>
          <w:lang w:val="en-US"/>
        </w:rPr>
        <w:t>-</w:t>
      </w:r>
      <w:r w:rsidRPr="46B18DD8">
        <w:rPr>
          <w:lang w:val="en-US"/>
        </w:rPr>
        <w:t xml:space="preserve"> and </w:t>
      </w:r>
      <w:r w:rsidR="009A77F1" w:rsidRPr="46B18DD8">
        <w:rPr>
          <w:lang w:val="en-US"/>
        </w:rPr>
        <w:t>high-power</w:t>
      </w:r>
      <w:r w:rsidRPr="46B18DD8">
        <w:rPr>
          <w:lang w:val="en-US"/>
        </w:rPr>
        <w:t xml:space="preserve"> events.</w:t>
      </w:r>
      <w:r w:rsidR="00C74C87" w:rsidRPr="46B18DD8">
        <w:rPr>
          <w:lang w:val="en-US"/>
        </w:rPr>
        <w:t xml:space="preserve"> </w:t>
      </w:r>
      <w:r w:rsidRPr="46B18DD8">
        <w:rPr>
          <w:lang w:val="en-US"/>
        </w:rPr>
        <w:t>Both were well characterized by a von Mises distribution, but the distribution during high alpha power events deviated much more strongly from a uniform distribution. We compared MI</w:t>
      </w:r>
      <w:del w:id="887" w:author="Craig Kelley" w:date="2025-06-06T15:31:00Z">
        <w:r w:rsidRPr="46B18DD8" w:rsidDel="003E45CA">
          <w:rPr>
            <w:lang w:val="en-US"/>
          </w:rPr>
          <w:delText>, MSE of the best fit von Mises distribution</w:delText>
        </w:r>
      </w:del>
      <w:r w:rsidRPr="46B18DD8">
        <w:rPr>
          <w:lang w:val="en-US"/>
        </w:rPr>
        <w:t xml:space="preserve">, average firing rate, </w:t>
      </w:r>
      <w:ins w:id="888" w:author="Craig Kelley [2]" w:date="2025-07-01T17:16:00Z">
        <w:r w:rsidR="00D97739">
          <w:rPr>
            <w:lang w:val="en-US"/>
          </w:rPr>
          <w:t xml:space="preserve">and </w:t>
        </w:r>
      </w:ins>
      <w:del w:id="889" w:author="Craig Kelley" w:date="2025-06-06T15:31:00Z">
        <w:r w:rsidRPr="46B18DD8" w:rsidDel="003E45CA">
          <w:rPr>
            <w:lang w:val="en-US"/>
          </w:rPr>
          <w:delText xml:space="preserve">and </w:delText>
        </w:r>
      </w:del>
      <w:r w:rsidRPr="46B18DD8">
        <w:rPr>
          <w:lang w:val="en-US"/>
        </w:rPr>
        <w:t xml:space="preserve">preferred firing phase of alpha across spikes for all </w:t>
      </w:r>
      <w:del w:id="890" w:author="Craig Kelley" w:date="2025-06-23T13:50:00Z">
        <w:r w:rsidRPr="46B18DD8" w:rsidDel="004A74E3">
          <w:rPr>
            <w:lang w:val="en-US"/>
          </w:rPr>
          <w:delText>phase-modulated</w:delText>
        </w:r>
      </w:del>
      <w:ins w:id="891" w:author="Craig Kelley" w:date="2025-06-23T13:50:00Z">
        <w:r w:rsidR="57A70B1B" w:rsidRPr="46B18DD8">
          <w:rPr>
            <w:lang w:val="en-US"/>
          </w:rPr>
          <w:t>phase modulated</w:t>
        </w:r>
      </w:ins>
      <w:r w:rsidRPr="46B18DD8">
        <w:rPr>
          <w:lang w:val="en-US"/>
        </w:rPr>
        <w:t xml:space="preserve"> RS and FS units during low and high alpha power events (</w:t>
      </w:r>
      <w:r w:rsidRPr="46B18DD8">
        <w:rPr>
          <w:b/>
          <w:bCs/>
          <w:lang w:val="en-US"/>
        </w:rPr>
        <w:t>Fig. 5B</w:t>
      </w:r>
      <w:r w:rsidRPr="46B18DD8">
        <w:rPr>
          <w:lang w:val="en-US"/>
        </w:rPr>
        <w:t>).</w:t>
      </w:r>
      <w:r w:rsidR="00C74C87" w:rsidRPr="46B18DD8">
        <w:rPr>
          <w:lang w:val="en-US"/>
        </w:rPr>
        <w:t xml:space="preserve"> </w:t>
      </w:r>
      <w:ins w:id="892" w:author="Craig Kelley" w:date="2025-06-06T15:32:00Z">
        <w:r w:rsidR="1DC47127" w:rsidRPr="46B18DD8">
          <w:rPr>
            <w:lang w:val="en-US"/>
          </w:rPr>
          <w:t xml:space="preserve">We also compared the percentage of units in each session which were </w:t>
        </w:r>
      </w:ins>
      <w:ins w:id="893" w:author="Craig Kelley" w:date="2025-06-23T13:50:00Z">
        <w:r w:rsidR="57A70B1B" w:rsidRPr="46B18DD8">
          <w:rPr>
            <w:lang w:val="en-US"/>
          </w:rPr>
          <w:t>phase modulated</w:t>
        </w:r>
      </w:ins>
      <w:ins w:id="894" w:author="Craig Kelley" w:date="2025-06-06T15:32:00Z">
        <w:r w:rsidR="1DC47127" w:rsidRPr="46B18DD8">
          <w:rPr>
            <w:lang w:val="en-US"/>
          </w:rPr>
          <w:t xml:space="preserve"> during low and high alpha power events. </w:t>
        </w:r>
      </w:ins>
      <w:r w:rsidRPr="46B18DD8">
        <w:rPr>
          <w:lang w:val="en-US"/>
        </w:rPr>
        <w:t xml:space="preserve">For RS and FS units across S1, PFC, and striatum, MI increased significantly between low and high alpha power events (p &lt; </w:t>
      </w:r>
      <w:del w:id="895" w:author="Craig Kelley" w:date="2025-06-06T15:34:00Z">
        <w:r w:rsidRPr="46B18DD8" w:rsidDel="003E45CA">
          <w:rPr>
            <w:lang w:val="en-US"/>
          </w:rPr>
          <w:delText>4.3</w:delText>
        </w:r>
      </w:del>
      <w:ins w:id="896" w:author="Craig Kelley" w:date="2025-06-06T15:34:00Z">
        <w:r w:rsidR="3C3F46B4" w:rsidRPr="46B18DD8">
          <w:rPr>
            <w:lang w:val="en-US"/>
          </w:rPr>
          <w:t>1.1</w:t>
        </w:r>
      </w:ins>
      <w:ins w:id="897" w:author="Craig Kelley" w:date="2025-06-06T15:33:00Z">
        <w:r w:rsidR="05B220AC" w:rsidRPr="46B18DD8">
          <w:rPr>
            <w:lang w:val="en-US"/>
          </w:rPr>
          <w:t xml:space="preserve"> </w:t>
        </w:r>
      </w:ins>
      <w:r w:rsidRPr="46B18DD8">
        <w:rPr>
          <w:lang w:val="en-US"/>
        </w:rPr>
        <w:t>x 10</w:t>
      </w:r>
      <w:r w:rsidRPr="46B18DD8">
        <w:rPr>
          <w:vertAlign w:val="superscript"/>
          <w:lang w:val="en-US"/>
        </w:rPr>
        <w:t>-6</w:t>
      </w:r>
      <w:r w:rsidRPr="46B18DD8">
        <w:rPr>
          <w:lang w:val="en-US"/>
        </w:rPr>
        <w:t>, Wilcoxon signed-rank test).</w:t>
      </w:r>
      <w:r w:rsidR="00C74C87" w:rsidRPr="46B18DD8">
        <w:rPr>
          <w:lang w:val="en-US"/>
        </w:rPr>
        <w:t xml:space="preserve"> </w:t>
      </w:r>
      <w:del w:id="898" w:author="Craig Kelley" w:date="2025-06-06T15:34:00Z">
        <w:r w:rsidRPr="46B18DD8" w:rsidDel="003E45CA">
          <w:rPr>
            <w:lang w:val="en-US"/>
          </w:rPr>
          <w:delText>Similarly, all units in all regions except RS units in amygdala exhibited significantly higher MSE of the best fit von Mises distributions during high alpha power events than during low alpha power events (p &lt; 3.9 x 10</w:delText>
        </w:r>
        <w:r w:rsidRPr="46B18DD8" w:rsidDel="003E45CA">
          <w:rPr>
            <w:vertAlign w:val="superscript"/>
            <w:lang w:val="en-US"/>
          </w:rPr>
          <w:delText>-3</w:delText>
        </w:r>
        <w:r w:rsidRPr="46B18DD8" w:rsidDel="003E45CA">
          <w:rPr>
            <w:lang w:val="en-US"/>
          </w:rPr>
          <w:delText>, Wilcoxon signed-rank test).</w:delText>
        </w:r>
      </w:del>
      <w:r w:rsidR="00C74C87" w:rsidRPr="46B18DD8">
        <w:rPr>
          <w:lang w:val="en-US"/>
        </w:rPr>
        <w:t xml:space="preserve"> </w:t>
      </w:r>
      <w:r w:rsidRPr="46B18DD8">
        <w:rPr>
          <w:lang w:val="en-US"/>
        </w:rPr>
        <w:t>Interestingly, there was little difference in firing rates between low and high alpha events.</w:t>
      </w:r>
      <w:r w:rsidR="00C74C87" w:rsidRPr="46B18DD8">
        <w:rPr>
          <w:lang w:val="en-US"/>
        </w:rPr>
        <w:t xml:space="preserve"> </w:t>
      </w:r>
      <w:del w:id="899" w:author="Craig Kelley" w:date="2025-06-06T15:35:00Z">
        <w:r w:rsidRPr="46B18DD8" w:rsidDel="003E45CA">
          <w:rPr>
            <w:lang w:val="en-US"/>
          </w:rPr>
          <w:delText>Only striatum FS unit firing rates were significantly higher (0.76 Hz on average) during high alpha events than during low alpha events (p = 2.4 x 10</w:delText>
        </w:r>
        <w:r w:rsidRPr="46B18DD8" w:rsidDel="003E45CA">
          <w:rPr>
            <w:vertAlign w:val="superscript"/>
            <w:lang w:val="en-US"/>
          </w:rPr>
          <w:delText>-3</w:delText>
        </w:r>
        <w:r w:rsidRPr="46B18DD8" w:rsidDel="003E45CA">
          <w:rPr>
            <w:lang w:val="en-US"/>
          </w:rPr>
          <w:delText>, Wilcoxon signed-rank test); otherwise, there were no significant differences in firing rate between high and low alpha power events.</w:delText>
        </w:r>
      </w:del>
      <w:r w:rsidR="00C74C87" w:rsidRPr="46B18DD8">
        <w:rPr>
          <w:lang w:val="en-US"/>
        </w:rPr>
        <w:t xml:space="preserve"> </w:t>
      </w:r>
      <w:ins w:id="900" w:author="Craig Kelley" w:date="2025-06-06T15:35:00Z">
        <w:r w:rsidR="0E5A5C17" w:rsidRPr="46B18DD8">
          <w:rPr>
            <w:lang w:val="en-US"/>
          </w:rPr>
          <w:t xml:space="preserve">Although </w:t>
        </w:r>
      </w:ins>
      <w:ins w:id="901" w:author="Craig Kelley" w:date="2025-06-06T15:36:00Z">
        <w:r w:rsidR="0E5A5C17" w:rsidRPr="46B18DD8">
          <w:rPr>
            <w:lang w:val="en-US"/>
          </w:rPr>
          <w:t xml:space="preserve">FS neurons in S1 and RS neurons PFC exhibited significantly different firing rates between </w:t>
        </w:r>
        <w:r w:rsidR="0BF0CB3D" w:rsidRPr="46B18DD8">
          <w:rPr>
            <w:lang w:val="en-US"/>
          </w:rPr>
          <w:t>high and low alpha events (</w:t>
        </w:r>
      </w:ins>
      <w:ins w:id="902" w:author="Craig Kelley" w:date="2025-06-06T15:37:00Z">
        <w:r w:rsidR="0BF0CB3D" w:rsidRPr="46B18DD8">
          <w:rPr>
            <w:lang w:val="en-US"/>
          </w:rPr>
          <w:t>p = 7.9 x 10</w:t>
        </w:r>
        <w:r w:rsidR="0BF0CB3D" w:rsidRPr="46B18DD8">
          <w:rPr>
            <w:vertAlign w:val="superscript"/>
            <w:lang w:val="en-US"/>
            <w:rPrChange w:id="903" w:author="Craig Kelley" w:date="2025-06-06T15:37:00Z">
              <w:rPr>
                <w:lang w:val="en-US"/>
              </w:rPr>
            </w:rPrChange>
          </w:rPr>
          <w:t>-4</w:t>
        </w:r>
        <w:r w:rsidR="0BF0CB3D" w:rsidRPr="46B18DD8">
          <w:rPr>
            <w:lang w:val="en-US"/>
          </w:rPr>
          <w:t>, p = 0.029, Wilcoxon signed-rank</w:t>
        </w:r>
      </w:ins>
      <w:ins w:id="904" w:author="Craig Kelley" w:date="2025-06-06T15:38:00Z">
        <w:r w:rsidR="410705EB" w:rsidRPr="46B18DD8">
          <w:rPr>
            <w:lang w:val="en-US"/>
          </w:rPr>
          <w:t xml:space="preserve"> test, respectively), the differences between firing rates during high and low alpha events </w:t>
        </w:r>
      </w:ins>
      <w:ins w:id="905" w:author="Craig Kelley" w:date="2025-06-06T15:39:00Z">
        <w:r w:rsidR="4B1A2540" w:rsidRPr="46B18DD8">
          <w:rPr>
            <w:lang w:val="en-US"/>
          </w:rPr>
          <w:t xml:space="preserve">across populations </w:t>
        </w:r>
        <w:r w:rsidR="410705EB" w:rsidRPr="46B18DD8">
          <w:rPr>
            <w:lang w:val="en-US"/>
          </w:rPr>
          <w:t xml:space="preserve">are mixed in </w:t>
        </w:r>
        <w:r w:rsidR="20A8537A" w:rsidRPr="46B18DD8">
          <w:rPr>
            <w:lang w:val="en-US"/>
          </w:rPr>
          <w:t xml:space="preserve">their direction (some higher during </w:t>
        </w:r>
        <w:r w:rsidR="058C02D2" w:rsidRPr="46B18DD8">
          <w:rPr>
            <w:lang w:val="en-US"/>
          </w:rPr>
          <w:t>high alpha, some higher during low alpha) and the avera</w:t>
        </w:r>
      </w:ins>
      <w:ins w:id="906" w:author="Craig Kelley" w:date="2025-06-06T15:40:00Z">
        <w:r w:rsidR="058C02D2" w:rsidRPr="46B18DD8">
          <w:rPr>
            <w:lang w:val="en-US"/>
          </w:rPr>
          <w:t xml:space="preserve">ge difference in firing rate is at most 1.0 Hz </w:t>
        </w:r>
        <w:r w:rsidR="5C4E1622" w:rsidRPr="46B18DD8">
          <w:rPr>
            <w:lang w:val="en-US"/>
          </w:rPr>
          <w:t xml:space="preserve">(S1 FS neurons). </w:t>
        </w:r>
      </w:ins>
      <w:r w:rsidRPr="46B18DD8">
        <w:rPr>
          <w:lang w:val="en-US"/>
        </w:rPr>
        <w:t xml:space="preserve">This implies that increased alpha power does not simply reflect an increase in rhythmic inhibitory tone, which one </w:t>
      </w:r>
      <w:del w:id="907" w:author="Craig Kelley [2]" w:date="2025-07-01T17:19:00Z">
        <w:r w:rsidRPr="46B18DD8" w:rsidDel="00D97739">
          <w:rPr>
            <w:lang w:val="en-US"/>
          </w:rPr>
          <w:delText xml:space="preserve">might </w:delText>
        </w:r>
      </w:del>
      <w:ins w:id="908" w:author="Craig Kelley [2]" w:date="2025-07-01T17:19:00Z">
        <w:r w:rsidR="00D97739">
          <w:rPr>
            <w:lang w:val="en-US"/>
          </w:rPr>
          <w:t>would</w:t>
        </w:r>
        <w:r w:rsidR="00D97739" w:rsidRPr="46B18DD8">
          <w:rPr>
            <w:lang w:val="en-US"/>
          </w:rPr>
          <w:t xml:space="preserve"> </w:t>
        </w:r>
      </w:ins>
      <w:r w:rsidRPr="46B18DD8">
        <w:rPr>
          <w:lang w:val="en-US"/>
        </w:rPr>
        <w:t>expect to reduce overall firing rate.</w:t>
      </w:r>
      <w:r w:rsidR="00C74C87" w:rsidRPr="46B18DD8">
        <w:rPr>
          <w:lang w:val="en-US"/>
        </w:rPr>
        <w:t xml:space="preserve"> </w:t>
      </w:r>
      <w:r w:rsidRPr="46B18DD8">
        <w:rPr>
          <w:lang w:val="en-US"/>
        </w:rPr>
        <w:t xml:space="preserve">Instead, the higher MI during high alpha power events, in conjunction with the </w:t>
      </w:r>
      <w:del w:id="909" w:author="Craig Kelley [2]" w:date="2025-07-01T17:19:00Z">
        <w:r w:rsidRPr="46B18DD8" w:rsidDel="00D97739">
          <w:rPr>
            <w:lang w:val="en-US"/>
          </w:rPr>
          <w:delText xml:space="preserve">lack of </w:delText>
        </w:r>
      </w:del>
      <w:ins w:id="910" w:author="Craig Kelley [2]" w:date="2025-07-01T17:19:00Z">
        <w:r w:rsidR="00D97739">
          <w:rPr>
            <w:lang w:val="en-US"/>
          </w:rPr>
          <w:t xml:space="preserve">modest </w:t>
        </w:r>
      </w:ins>
      <w:r w:rsidRPr="46B18DD8">
        <w:rPr>
          <w:lang w:val="en-US"/>
        </w:rPr>
        <w:t>change</w:t>
      </w:r>
      <w:ins w:id="911" w:author="Craig Kelley [2]" w:date="2025-07-01T17:19:00Z">
        <w:r w:rsidR="00D97739">
          <w:rPr>
            <w:lang w:val="en-US"/>
          </w:rPr>
          <w:t>s</w:t>
        </w:r>
      </w:ins>
      <w:r w:rsidRPr="46B18DD8">
        <w:rPr>
          <w:lang w:val="en-US"/>
        </w:rPr>
        <w:t xml:space="preserve"> in firing rates, suggest</w:t>
      </w:r>
      <w:del w:id="912" w:author="Craig Kelley [2]" w:date="2025-07-01T17:19:00Z">
        <w:r w:rsidRPr="46B18DD8" w:rsidDel="00D97739">
          <w:rPr>
            <w:lang w:val="en-US"/>
          </w:rPr>
          <w:delText>s</w:delText>
        </w:r>
      </w:del>
      <w:r w:rsidRPr="46B18DD8">
        <w:rPr>
          <w:lang w:val="en-US"/>
        </w:rPr>
        <w:t xml:space="preserve"> that increased alpha power reflects balanced increases in rhythmic excitation and inhibition.</w:t>
      </w:r>
      <w:r w:rsidR="00C74C87" w:rsidRPr="46B18DD8">
        <w:rPr>
          <w:lang w:val="en-US"/>
        </w:rPr>
        <w:t xml:space="preserve"> </w:t>
      </w:r>
      <w:r w:rsidRPr="46B18DD8">
        <w:rPr>
          <w:lang w:val="en-US"/>
        </w:rPr>
        <w:t xml:space="preserve">Finally, there was little difference in the </w:t>
      </w:r>
      <w:del w:id="913" w:author="Craig Kelley [2]" w:date="2025-07-01T17:20:00Z">
        <w:r w:rsidRPr="46B18DD8" w:rsidDel="00D97739">
          <w:rPr>
            <w:lang w:val="en-US"/>
          </w:rPr>
          <w:delText xml:space="preserve">average alpha phase across spikes </w:delText>
        </w:r>
      </w:del>
      <w:ins w:id="914" w:author="Craig Kelley [2]" w:date="2025-07-01T17:20:00Z">
        <w:r w:rsidR="00D97739">
          <w:rPr>
            <w:lang w:val="en-US"/>
          </w:rPr>
          <w:t xml:space="preserve">preferred alpha phase of spiking </w:t>
        </w:r>
      </w:ins>
      <w:r w:rsidRPr="46B18DD8">
        <w:rPr>
          <w:lang w:val="en-US"/>
        </w:rPr>
        <w:t>between low and high alpha power events.</w:t>
      </w:r>
      <w:del w:id="915" w:author="Craig Kelley [2]" w:date="2025-07-01T17:20:00Z">
        <w:r w:rsidR="00C74C87" w:rsidRPr="46B18DD8" w:rsidDel="00D97739">
          <w:rPr>
            <w:lang w:val="en-US"/>
          </w:rPr>
          <w:delText xml:space="preserve"> </w:delText>
        </w:r>
        <w:r w:rsidRPr="46B18DD8" w:rsidDel="00D97739">
          <w:rPr>
            <w:lang w:val="en-US"/>
          </w:rPr>
          <w:delText xml:space="preserve">Only </w:delText>
        </w:r>
        <w:r w:rsidR="14165735" w:rsidRPr="46B18DD8" w:rsidDel="00D97739">
          <w:rPr>
            <w:lang w:val="en-US"/>
          </w:rPr>
          <w:delText xml:space="preserve">RS </w:delText>
        </w:r>
        <w:r w:rsidRPr="46B18DD8" w:rsidDel="00D97739">
          <w:rPr>
            <w:lang w:val="en-US"/>
          </w:rPr>
          <w:delText>units in S1 exhibited significantly different average firing phases during low and high alpha events (</w:delText>
        </w:r>
        <w:r w:rsidR="0B3FC834" w:rsidRPr="46B18DD8" w:rsidDel="00D97739">
          <w:rPr>
            <w:lang w:val="en-US"/>
          </w:rPr>
          <w:delText>0.11 radians</w:delText>
        </w:r>
        <w:r w:rsidR="38FDB348" w:rsidRPr="46B18DD8" w:rsidDel="00D97739">
          <w:rPr>
            <w:lang w:val="en-US"/>
          </w:rPr>
          <w:delText xml:space="preserve"> higher on average during low events</w:delText>
        </w:r>
        <w:r w:rsidR="0B3FC834" w:rsidRPr="46B18DD8" w:rsidDel="00D97739">
          <w:rPr>
            <w:lang w:val="en-US"/>
          </w:rPr>
          <w:delText xml:space="preserve">, </w:delText>
        </w:r>
        <w:r w:rsidRPr="46B18DD8" w:rsidDel="00D97739">
          <w:rPr>
            <w:lang w:val="en-US"/>
          </w:rPr>
          <w:delText>p = 0.0</w:delText>
        </w:r>
        <w:r w:rsidR="1A2A0861" w:rsidRPr="46B18DD8" w:rsidDel="00D97739">
          <w:rPr>
            <w:lang w:val="en-US"/>
          </w:rPr>
          <w:delText>0</w:delText>
        </w:r>
        <w:r w:rsidRPr="46B18DD8" w:rsidDel="00D97739">
          <w:rPr>
            <w:lang w:val="en-US"/>
          </w:rPr>
          <w:delText>2</w:delText>
        </w:r>
      </w:del>
      <w:ins w:id="916" w:author="Craig Kelley" w:date="2025-06-06T15:42:00Z">
        <w:del w:id="917" w:author="Craig Kelley [2]" w:date="2025-07-01T17:20:00Z">
          <w:r w:rsidR="6D6FD973" w:rsidRPr="46B18DD8" w:rsidDel="00D97739">
            <w:rPr>
              <w:lang w:val="en-US"/>
            </w:rPr>
            <w:delText>1</w:delText>
          </w:r>
        </w:del>
      </w:ins>
      <w:del w:id="918" w:author="Craig Kelley [2]" w:date="2025-07-01T17:20:00Z">
        <w:r w:rsidRPr="46B18DD8" w:rsidDel="00D97739">
          <w:rPr>
            <w:lang w:val="en-US"/>
          </w:rPr>
          <w:delText>, Kuiper’s test).</w:delText>
        </w:r>
      </w:del>
    </w:p>
    <w:p w14:paraId="30ACE5A1" w14:textId="77777777" w:rsidR="00EB66ED" w:rsidRPr="00BB3ED6" w:rsidRDefault="00EB66ED"/>
    <w:p w14:paraId="73F22508" w14:textId="77777777" w:rsidR="00EB66ED" w:rsidRPr="00BB3ED6" w:rsidRDefault="003E45CA">
      <w:pPr>
        <w:rPr>
          <w:b/>
          <w:i/>
        </w:rPr>
      </w:pPr>
      <w:r w:rsidRPr="00BB3ED6">
        <w:rPr>
          <w:b/>
          <w:i/>
        </w:rPr>
        <w:t>Single neuron phase modulation and its relation to behavior</w:t>
      </w:r>
    </w:p>
    <w:p w14:paraId="2B83920D" w14:textId="1A4E4DFC" w:rsidR="00EB66ED" w:rsidDel="00D97739" w:rsidRDefault="003E45CA">
      <w:pPr>
        <w:rPr>
          <w:del w:id="919" w:author="Craig Kelley" w:date="2025-06-04T17:53:00Z"/>
          <w:lang w:val="en-US"/>
        </w:rPr>
      </w:pPr>
      <w:r w:rsidRPr="40919A1A">
        <w:rPr>
          <w:lang w:val="en-US"/>
        </w:rPr>
        <w:t>We next investigated how spontaneous (pre-stimulus) alpha modulation of single neuron spiking activity related to cognitive performance (correct vs. incorrect) and motor activity (</w:t>
      </w:r>
      <w:del w:id="920" w:author="Craig Kelley" w:date="2025-06-06T15:46:00Z">
        <w:r w:rsidRPr="40919A1A" w:rsidDel="003E45CA">
          <w:rPr>
            <w:lang w:val="en-US"/>
          </w:rPr>
          <w:delText xml:space="preserve">action </w:delText>
        </w:r>
      </w:del>
      <w:ins w:id="921" w:author="Craig Kelley" w:date="2025-06-06T15:46:00Z">
        <w:r w:rsidR="3555304D" w:rsidRPr="40919A1A">
          <w:rPr>
            <w:lang w:val="en-US"/>
          </w:rPr>
          <w:t xml:space="preserve">response </w:t>
        </w:r>
      </w:ins>
      <w:r w:rsidRPr="40919A1A">
        <w:rPr>
          <w:lang w:val="en-US"/>
        </w:rPr>
        <w:t xml:space="preserve">vs. </w:t>
      </w:r>
      <w:del w:id="922" w:author="Craig Kelley" w:date="2025-06-06T15:46:00Z">
        <w:r w:rsidRPr="40919A1A" w:rsidDel="003E45CA">
          <w:rPr>
            <w:lang w:val="en-US"/>
          </w:rPr>
          <w:delText>inaction</w:delText>
        </w:r>
      </w:del>
      <w:ins w:id="923" w:author="Craig Kelley" w:date="2025-06-06T15:46:00Z">
        <w:r w:rsidR="104695B9" w:rsidRPr="40919A1A">
          <w:rPr>
            <w:lang w:val="en-US"/>
          </w:rPr>
          <w:t>no response</w:t>
        </w:r>
      </w:ins>
      <w:r w:rsidRPr="40919A1A">
        <w:rPr>
          <w:lang w:val="en-US"/>
        </w:rPr>
        <w:t xml:space="preserve">) during the selective detection task. To quantify these relationships, for each neuron previously identified as alpha modulated, we pooled the instantaneous alpha phase of each spike across trials of a given outcome: hit, miss, correct rejection, false alarm, correct (hit and correct rejection), incorrect (miss and false alarm), </w:t>
      </w:r>
      <w:del w:id="924" w:author="Craig Kelley" w:date="2025-06-04T17:52:00Z">
        <w:r w:rsidRPr="40919A1A" w:rsidDel="003E45CA">
          <w:rPr>
            <w:lang w:val="en-US"/>
          </w:rPr>
          <w:delText xml:space="preserve">action </w:delText>
        </w:r>
      </w:del>
      <w:ins w:id="925" w:author="Craig Kelley" w:date="2025-06-04T17:52:00Z">
        <w:r w:rsidR="1AEDCBFC" w:rsidRPr="40919A1A">
          <w:rPr>
            <w:lang w:val="en-US"/>
          </w:rPr>
          <w:t xml:space="preserve">response </w:t>
        </w:r>
      </w:ins>
      <w:r w:rsidRPr="40919A1A">
        <w:rPr>
          <w:lang w:val="en-US"/>
        </w:rPr>
        <w:t xml:space="preserve">(hit and false alarm), and </w:t>
      </w:r>
      <w:del w:id="926" w:author="Craig Kelley" w:date="2025-06-04T17:52:00Z">
        <w:r w:rsidRPr="40919A1A" w:rsidDel="003E45CA">
          <w:rPr>
            <w:lang w:val="en-US"/>
          </w:rPr>
          <w:delText xml:space="preserve">inaction </w:delText>
        </w:r>
      </w:del>
      <w:ins w:id="927" w:author="Craig Kelley" w:date="2025-06-04T17:52:00Z">
        <w:r w:rsidR="1C6CB828" w:rsidRPr="40919A1A">
          <w:rPr>
            <w:lang w:val="en-US"/>
          </w:rPr>
          <w:t xml:space="preserve">no-response </w:t>
        </w:r>
      </w:ins>
      <w:r w:rsidRPr="40919A1A">
        <w:rPr>
          <w:lang w:val="en-US"/>
        </w:rPr>
        <w:t xml:space="preserve">(miss and correct rejection). We then computed p-values from the distributions of baseline spike phases of each trial outcome using Rayleigh’s </w:t>
      </w:r>
      <w:r w:rsidR="3850ABC4" w:rsidRPr="40919A1A">
        <w:rPr>
          <w:lang w:val="en-US"/>
        </w:rPr>
        <w:t>test and</w:t>
      </w:r>
      <w:r w:rsidRPr="40919A1A">
        <w:rPr>
          <w:lang w:val="en-US"/>
        </w:rPr>
        <w:t xml:space="preserve"> used the same corrected p-value threshold as above to determine if the neuron’s spiking activity was significantly modulated by alpha phase prior to trials of a given outcome. </w:t>
      </w:r>
      <w:r w:rsidRPr="40919A1A">
        <w:rPr>
          <w:b/>
          <w:bCs/>
          <w:lang w:val="en-US"/>
        </w:rPr>
        <w:t xml:space="preserve">Figure </w:t>
      </w:r>
      <w:del w:id="928" w:author="Craig Kelley [2]" w:date="2025-07-01T17:21:00Z">
        <w:r w:rsidRPr="40919A1A" w:rsidDel="00D97739">
          <w:rPr>
            <w:b/>
            <w:bCs/>
            <w:lang w:val="en-US"/>
          </w:rPr>
          <w:delText>6</w:delText>
        </w:r>
        <w:r w:rsidRPr="40919A1A" w:rsidDel="00D97739">
          <w:rPr>
            <w:lang w:val="en-US"/>
          </w:rPr>
          <w:delText xml:space="preserve"> </w:delText>
        </w:r>
      </w:del>
      <w:ins w:id="929" w:author="Craig Kelley [2]" w:date="2025-07-01T17:21:00Z">
        <w:r w:rsidR="00D97739">
          <w:rPr>
            <w:b/>
            <w:bCs/>
            <w:lang w:val="en-US"/>
          </w:rPr>
          <w:t>7A</w:t>
        </w:r>
        <w:r w:rsidR="00D97739" w:rsidRPr="40919A1A">
          <w:rPr>
            <w:lang w:val="en-US"/>
          </w:rPr>
          <w:t xml:space="preserve"> </w:t>
        </w:r>
      </w:ins>
      <w:r w:rsidRPr="40919A1A">
        <w:rPr>
          <w:lang w:val="en-US"/>
        </w:rPr>
        <w:t xml:space="preserve">shows </w:t>
      </w:r>
      <w:ins w:id="930" w:author="Craig Kelley" w:date="2025-06-04T17:50:00Z">
        <w:del w:id="931" w:author="Craig Kelley [2]" w:date="2025-07-01T17:21:00Z">
          <w:r w:rsidR="29060126" w:rsidRPr="40919A1A" w:rsidDel="00D97739">
            <w:rPr>
              <w:lang w:val="en-US"/>
            </w:rPr>
            <w:delText>3</w:delText>
          </w:r>
        </w:del>
      </w:ins>
      <w:ins w:id="932" w:author="Craig Kelley [2]" w:date="2025-07-01T17:21:00Z">
        <w:r w:rsidR="00D97739">
          <w:rPr>
            <w:lang w:val="en-US"/>
          </w:rPr>
          <w:t>an</w:t>
        </w:r>
      </w:ins>
      <w:ins w:id="933" w:author="Craig Kelley" w:date="2025-06-04T17:50:00Z">
        <w:r w:rsidR="29060126" w:rsidRPr="40919A1A">
          <w:rPr>
            <w:lang w:val="en-US"/>
          </w:rPr>
          <w:t xml:space="preserve"> </w:t>
        </w:r>
      </w:ins>
      <w:r w:rsidRPr="40919A1A">
        <w:rPr>
          <w:lang w:val="en-US"/>
        </w:rPr>
        <w:t>example</w:t>
      </w:r>
      <w:del w:id="934" w:author="Craig Kelley [2]" w:date="2025-07-01T17:21:00Z">
        <w:r w:rsidRPr="40919A1A" w:rsidDel="00D97739">
          <w:rPr>
            <w:lang w:val="en-US"/>
          </w:rPr>
          <w:delText>s</w:delText>
        </w:r>
      </w:del>
      <w:r w:rsidRPr="40919A1A">
        <w:rPr>
          <w:lang w:val="en-US"/>
        </w:rPr>
        <w:t xml:space="preserve"> of </w:t>
      </w:r>
      <w:ins w:id="935" w:author="Craig Kelley [2]" w:date="2025-07-01T17:21:00Z">
        <w:r w:rsidR="00D97739">
          <w:rPr>
            <w:lang w:val="en-US"/>
          </w:rPr>
          <w:t xml:space="preserve">an </w:t>
        </w:r>
      </w:ins>
      <w:r w:rsidRPr="40919A1A">
        <w:rPr>
          <w:lang w:val="en-US"/>
        </w:rPr>
        <w:t>alpha modulated neuron</w:t>
      </w:r>
      <w:del w:id="936" w:author="Craig Kelley [2]" w:date="2025-07-01T17:21:00Z">
        <w:r w:rsidRPr="40919A1A" w:rsidDel="00D97739">
          <w:rPr>
            <w:lang w:val="en-US"/>
          </w:rPr>
          <w:delText>s from each region</w:delText>
        </w:r>
      </w:del>
      <w:r w:rsidRPr="40919A1A">
        <w:rPr>
          <w:lang w:val="en-US"/>
        </w:rPr>
        <w:t xml:space="preserve"> and </w:t>
      </w:r>
      <w:del w:id="937" w:author="Craig Kelley [2]" w:date="2025-07-01T17:21:00Z">
        <w:r w:rsidRPr="40919A1A" w:rsidDel="00D97739">
          <w:rPr>
            <w:lang w:val="en-US"/>
          </w:rPr>
          <w:delText>their relationships between alpha modulation and trial outcome</w:delText>
        </w:r>
      </w:del>
      <w:ins w:id="938" w:author="Craig Kelley [2]" w:date="2025-07-01T17:21:00Z">
        <w:r w:rsidR="00D97739">
          <w:rPr>
            <w:lang w:val="en-US"/>
          </w:rPr>
          <w:t>its spike-phase distributions for different cognitive outcomes (</w:t>
        </w:r>
      </w:ins>
      <w:ins w:id="939" w:author="Craig Kelley [2]" w:date="2025-07-01T17:22:00Z">
        <w:r w:rsidR="00D97739">
          <w:rPr>
            <w:lang w:val="en-US"/>
          </w:rPr>
          <w:t>correct and incorrect) and motor actions (response and no-response)</w:t>
        </w:r>
      </w:ins>
      <w:r w:rsidRPr="40919A1A">
        <w:rPr>
          <w:lang w:val="en-US"/>
        </w:rPr>
        <w:t xml:space="preserve">. </w:t>
      </w:r>
      <w:del w:id="940" w:author="Craig Kelley" w:date="2025-06-04T17:51:00Z">
        <w:r w:rsidRPr="40919A1A" w:rsidDel="003E45CA">
          <w:rPr>
            <w:lang w:val="en-US"/>
          </w:rPr>
          <w:delText xml:space="preserve">An example FS unit from S1 exhibited significant alpha phase modulation of spiking activity prior to hit trials and correct rejection trials but not prior to miss trials </w:delText>
        </w:r>
        <w:r w:rsidRPr="40919A1A" w:rsidDel="003E45CA">
          <w:rPr>
            <w:lang w:val="en-US"/>
          </w:rPr>
          <w:lastRenderedPageBreak/>
          <w:delText xml:space="preserve">or false alarm trials. When pooling across correct and incorrect trials, this neuron </w:delText>
        </w:r>
      </w:del>
      <w:ins w:id="941" w:author="Craig Kelley" w:date="2025-06-04T17:51:00Z">
        <w:del w:id="942" w:author="Craig Kelley [2]" w:date="2025-07-01T17:22:00Z">
          <w:r w:rsidR="405D5D49" w:rsidRPr="40919A1A" w:rsidDel="00D97739">
            <w:rPr>
              <w:lang w:val="en-US"/>
            </w:rPr>
            <w:delText xml:space="preserve">Each of these </w:delText>
          </w:r>
        </w:del>
      </w:ins>
      <w:ins w:id="943" w:author="Craig Kelley [2]" w:date="2025-07-01T17:22:00Z">
        <w:r w:rsidR="00D97739">
          <w:rPr>
            <w:lang w:val="en-US"/>
          </w:rPr>
          <w:t xml:space="preserve">This </w:t>
        </w:r>
      </w:ins>
      <w:ins w:id="944" w:author="Craig Kelley" w:date="2025-06-04T17:51:00Z">
        <w:r w:rsidR="405D5D49" w:rsidRPr="40919A1A">
          <w:rPr>
            <w:lang w:val="en-US"/>
          </w:rPr>
          <w:t xml:space="preserve">example neurons </w:t>
        </w:r>
      </w:ins>
      <w:r w:rsidRPr="40919A1A">
        <w:rPr>
          <w:lang w:val="en-US"/>
        </w:rPr>
        <w:t xml:space="preserve">exhibited </w:t>
      </w:r>
      <w:ins w:id="945" w:author="Craig Kelley" w:date="2025-06-04T17:51:00Z">
        <w:r w:rsidR="5BA70B8B" w:rsidRPr="40919A1A">
          <w:rPr>
            <w:lang w:val="en-US"/>
          </w:rPr>
          <w:t xml:space="preserve">a common motif: </w:t>
        </w:r>
      </w:ins>
      <w:r w:rsidRPr="40919A1A">
        <w:rPr>
          <w:lang w:val="en-US"/>
        </w:rPr>
        <w:t>significant alpha phase modulation prior to correct trials</w:t>
      </w:r>
      <w:ins w:id="946" w:author="Craig Kelley [2]" w:date="2025-07-01T17:22:00Z">
        <w:r w:rsidR="00D97739">
          <w:rPr>
            <w:lang w:val="en-US"/>
          </w:rPr>
          <w:t>, response trials, and no-response trials</w:t>
        </w:r>
      </w:ins>
      <w:r w:rsidRPr="40919A1A">
        <w:rPr>
          <w:lang w:val="en-US"/>
        </w:rPr>
        <w:t xml:space="preserve">, but not prior to incorrect trials. </w:t>
      </w:r>
      <w:del w:id="947" w:author="Craig Kelley [2]" w:date="2025-07-01T17:23:00Z">
        <w:r w:rsidRPr="40919A1A" w:rsidDel="00D97739">
          <w:rPr>
            <w:lang w:val="en-US"/>
          </w:rPr>
          <w:delText>When pooling across action</w:delText>
        </w:r>
      </w:del>
      <w:ins w:id="948" w:author="Craig Kelley" w:date="2025-06-04T17:52:00Z">
        <w:del w:id="949" w:author="Craig Kelley [2]" w:date="2025-07-01T17:23:00Z">
          <w:r w:rsidR="1EB5A8C3" w:rsidRPr="40919A1A" w:rsidDel="00D97739">
            <w:rPr>
              <w:lang w:val="en-US"/>
            </w:rPr>
            <w:delText>resonse</w:delText>
          </w:r>
        </w:del>
      </w:ins>
      <w:del w:id="950" w:author="Craig Kelley [2]" w:date="2025-07-01T17:23:00Z">
        <w:r w:rsidRPr="40919A1A" w:rsidDel="00D97739">
          <w:rPr>
            <w:lang w:val="en-US"/>
          </w:rPr>
          <w:delText xml:space="preserve"> trials and inaction </w:delText>
        </w:r>
      </w:del>
      <w:ins w:id="951" w:author="Craig Kelley" w:date="2025-06-04T17:52:00Z">
        <w:del w:id="952" w:author="Craig Kelley [2]" w:date="2025-07-01T17:23:00Z">
          <w:r w:rsidR="3B9AF385" w:rsidRPr="40919A1A" w:rsidDel="00D97739">
            <w:rPr>
              <w:lang w:val="en-US"/>
            </w:rPr>
            <w:delText xml:space="preserve">no-response </w:delText>
          </w:r>
        </w:del>
      </w:ins>
      <w:del w:id="953" w:author="Craig Kelley [2]" w:date="2025-07-01T17:23:00Z">
        <w:r w:rsidRPr="40919A1A" w:rsidDel="00D97739">
          <w:rPr>
            <w:lang w:val="en-US"/>
          </w:rPr>
          <w:delText xml:space="preserve">trials, this </w:delText>
        </w:r>
      </w:del>
      <w:ins w:id="954" w:author="Craig Kelley" w:date="2025-06-04T17:52:00Z">
        <w:del w:id="955" w:author="Craig Kelley [2]" w:date="2025-07-01T17:23:00Z">
          <w:r w:rsidR="2834586B" w:rsidRPr="40919A1A" w:rsidDel="00D97739">
            <w:rPr>
              <w:lang w:val="en-US"/>
            </w:rPr>
            <w:delText xml:space="preserve">these </w:delText>
          </w:r>
        </w:del>
      </w:ins>
      <w:del w:id="956" w:author="Craig Kelley [2]" w:date="2025-07-01T17:23:00Z">
        <w:r w:rsidRPr="40919A1A" w:rsidDel="00D97739">
          <w:rPr>
            <w:lang w:val="en-US"/>
          </w:rPr>
          <w:delText>neuron</w:delText>
        </w:r>
      </w:del>
      <w:ins w:id="957" w:author="Craig Kelley" w:date="2025-06-04T17:53:00Z">
        <w:del w:id="958" w:author="Craig Kelley [2]" w:date="2025-07-01T17:23:00Z">
          <w:r w:rsidR="4AED8498" w:rsidRPr="40919A1A" w:rsidDel="00D97739">
            <w:rPr>
              <w:lang w:val="en-US"/>
            </w:rPr>
            <w:delText>s</w:delText>
          </w:r>
        </w:del>
      </w:ins>
      <w:del w:id="959" w:author="Craig Kelley [2]" w:date="2025-07-01T17:23:00Z">
        <w:r w:rsidRPr="40919A1A" w:rsidDel="00D97739">
          <w:rPr>
            <w:lang w:val="en-US"/>
          </w:rPr>
          <w:delText xml:space="preserve"> exhibited significant alpha phase modulation regardless of whether the mouse licked or did not lick during the window of opportunity (</w:delText>
        </w:r>
        <w:r w:rsidRPr="40919A1A" w:rsidDel="00D97739">
          <w:rPr>
            <w:b/>
            <w:bCs/>
            <w:lang w:val="en-US"/>
          </w:rPr>
          <w:delText>Fig. 6A</w:delText>
        </w:r>
        <w:r w:rsidRPr="40919A1A" w:rsidDel="00D97739">
          <w:rPr>
            <w:lang w:val="en-US"/>
          </w:rPr>
          <w:delText xml:space="preserve">). </w:delText>
        </w:r>
      </w:del>
      <w:del w:id="960" w:author="Craig Kelley" w:date="2025-06-04T17:53:00Z">
        <w:r w:rsidRPr="40919A1A" w:rsidDel="003E45CA">
          <w:rPr>
            <w:lang w:val="en-US"/>
          </w:rPr>
          <w:delText xml:space="preserve">Similar patterns of phase modulation, with significant phase modulation prior to correct trials but not incorrect trials, </w:delText>
        </w:r>
        <w:r w:rsidRPr="40919A1A" w:rsidDel="74BACEAB">
          <w:rPr>
            <w:lang w:val="en-US"/>
          </w:rPr>
          <w:delText>were</w:delText>
        </w:r>
        <w:r w:rsidRPr="40919A1A" w:rsidDel="003E45CA">
          <w:rPr>
            <w:lang w:val="en-US"/>
          </w:rPr>
          <w:delText xml:space="preserve"> observed in a number of neurons across recorded regions (</w:delText>
        </w:r>
        <w:r w:rsidRPr="40919A1A" w:rsidDel="003E45CA">
          <w:rPr>
            <w:b/>
            <w:bCs/>
            <w:lang w:val="en-US"/>
          </w:rPr>
          <w:delText>Fig. 6C-D)</w:delText>
        </w:r>
        <w:r w:rsidRPr="40919A1A" w:rsidDel="003E45CA">
          <w:rPr>
            <w:lang w:val="en-US"/>
          </w:rPr>
          <w:delText xml:space="preserve">. </w:delText>
        </w:r>
      </w:del>
    </w:p>
    <w:p w14:paraId="52F8A3DA" w14:textId="77777777" w:rsidR="00D97739" w:rsidRPr="00BB3ED6" w:rsidRDefault="00D97739">
      <w:pPr>
        <w:jc w:val="both"/>
        <w:rPr>
          <w:ins w:id="961" w:author="Craig Kelley [2]" w:date="2025-07-01T17:20:00Z"/>
          <w:lang w:val="en-US"/>
        </w:rPr>
      </w:pPr>
    </w:p>
    <w:p w14:paraId="7186D729" w14:textId="77777777" w:rsidR="00EB66ED" w:rsidRPr="00BB3ED6" w:rsidRDefault="00EB66ED"/>
    <w:p w14:paraId="5CF922F3" w14:textId="5E296F74" w:rsidR="00EB66ED" w:rsidRPr="00BB3ED6" w:rsidRDefault="003E45CA" w:rsidP="008C1DC0">
      <w:pPr>
        <w:jc w:val="both"/>
        <w:rPr>
          <w:ins w:id="962" w:author="Craig Kelley" w:date="2025-06-06T17:19:00Z"/>
        </w:rPr>
      </w:pPr>
      <w:r w:rsidRPr="46B18DD8">
        <w:rPr>
          <w:lang w:val="en-US"/>
        </w:rPr>
        <w:t xml:space="preserve">To systematically investigate the relationship between alpha phase modulation and cognitive performance, we computed the proportion of </w:t>
      </w:r>
      <w:del w:id="963" w:author="Craig Kelley" w:date="2025-06-23T13:50:00Z">
        <w:r w:rsidRPr="46B18DD8" w:rsidDel="004A74E3">
          <w:rPr>
            <w:lang w:val="en-US"/>
          </w:rPr>
          <w:delText>phase-modulated</w:delText>
        </w:r>
      </w:del>
      <w:ins w:id="964" w:author="Craig Kelley" w:date="2025-06-23T13:50:00Z">
        <w:r w:rsidR="57A70B1B" w:rsidRPr="46B18DD8">
          <w:rPr>
            <w:lang w:val="en-US"/>
          </w:rPr>
          <w:t>phase modulated</w:t>
        </w:r>
      </w:ins>
      <w:r w:rsidRPr="46B18DD8">
        <w:rPr>
          <w:lang w:val="en-US"/>
        </w:rPr>
        <w:t xml:space="preserve"> units of each waveform class (RS or FS) which were selectively </w:t>
      </w:r>
      <w:del w:id="965" w:author="Craig Kelley" w:date="2025-06-23T13:48:00Z">
        <w:r w:rsidRPr="46B18DD8" w:rsidDel="003E45CA">
          <w:rPr>
            <w:lang w:val="en-US"/>
          </w:rPr>
          <w:delText>phase modulated</w:delText>
        </w:r>
      </w:del>
      <w:ins w:id="966" w:author="Craig Kelley" w:date="2025-06-23T13:50:00Z">
        <w:r w:rsidR="57A70B1B" w:rsidRPr="46B18DD8">
          <w:rPr>
            <w:lang w:val="en-US"/>
          </w:rPr>
          <w:t>phase modulated</w:t>
        </w:r>
      </w:ins>
      <w:r w:rsidRPr="46B18DD8">
        <w:rPr>
          <w:lang w:val="en-US"/>
        </w:rPr>
        <w:t xml:space="preserve"> on correct trials, selectively </w:t>
      </w:r>
      <w:del w:id="967" w:author="Craig Kelley" w:date="2025-06-23T13:48:00Z">
        <w:r w:rsidRPr="46B18DD8" w:rsidDel="003E45CA">
          <w:rPr>
            <w:lang w:val="en-US"/>
          </w:rPr>
          <w:delText>phase modulated</w:delText>
        </w:r>
      </w:del>
      <w:ins w:id="968" w:author="Craig Kelley" w:date="2025-06-23T13:50:00Z">
        <w:r w:rsidR="57A70B1B" w:rsidRPr="46B18DD8">
          <w:rPr>
            <w:lang w:val="en-US"/>
          </w:rPr>
          <w:t>phase modulated</w:t>
        </w:r>
      </w:ins>
      <w:r w:rsidRPr="46B18DD8">
        <w:rPr>
          <w:lang w:val="en-US"/>
        </w:rPr>
        <w:t xml:space="preserve"> on incorrect trials, or </w:t>
      </w:r>
      <w:del w:id="969" w:author="Craig Kelley" w:date="2025-06-23T13:48:00Z">
        <w:r w:rsidRPr="46B18DD8" w:rsidDel="003E45CA">
          <w:rPr>
            <w:lang w:val="en-US"/>
          </w:rPr>
          <w:delText>phase modulated</w:delText>
        </w:r>
      </w:del>
      <w:ins w:id="970" w:author="Craig Kelley" w:date="2025-06-23T13:50:00Z">
        <w:r w:rsidR="57A70B1B" w:rsidRPr="46B18DD8">
          <w:rPr>
            <w:lang w:val="en-US"/>
          </w:rPr>
          <w:t>phase modulated</w:t>
        </w:r>
      </w:ins>
      <w:r w:rsidRPr="46B18DD8">
        <w:rPr>
          <w:lang w:val="en-US"/>
        </w:rPr>
        <w:t xml:space="preserve"> regardless of the cognitive outcome of the trials </w:t>
      </w:r>
      <w:ins w:id="971" w:author="Craig Kelley [2]" w:date="2025-07-01T17:23:00Z">
        <w:r w:rsidR="00D97739" w:rsidRPr="46B18DD8">
          <w:rPr>
            <w:lang w:val="en-US"/>
          </w:rPr>
          <w:t>(i.e., phase modulated prior to both correct and incorrect trials)</w:t>
        </w:r>
        <w:r w:rsidR="00D97739">
          <w:rPr>
            <w:lang w:val="en-US"/>
          </w:rPr>
          <w:t xml:space="preserve"> per session</w:t>
        </w:r>
      </w:ins>
      <w:del w:id="972" w:author="Craig Kelley [2]" w:date="2025-07-01T17:23:00Z">
        <w:r w:rsidRPr="46B18DD8" w:rsidDel="00D97739">
          <w:rPr>
            <w:lang w:val="en-US"/>
          </w:rPr>
          <w:delText>(i.e.</w:delText>
        </w:r>
        <w:r w:rsidR="008C1DC0" w:rsidRPr="46B18DD8" w:rsidDel="00D97739">
          <w:rPr>
            <w:lang w:val="en-US"/>
          </w:rPr>
          <w:delText>,</w:delText>
        </w:r>
        <w:r w:rsidRPr="46B18DD8" w:rsidDel="00D97739">
          <w:rPr>
            <w:lang w:val="en-US"/>
          </w:rPr>
          <w:delText xml:space="preserve"> phase modulated</w:delText>
        </w:r>
      </w:del>
      <w:ins w:id="973" w:author="Craig Kelley" w:date="2025-06-23T13:50:00Z">
        <w:del w:id="974" w:author="Craig Kelley [2]" w:date="2025-07-01T17:23:00Z">
          <w:r w:rsidR="57A70B1B" w:rsidRPr="46B18DD8" w:rsidDel="00D97739">
            <w:rPr>
              <w:lang w:val="en-US"/>
            </w:rPr>
            <w:delText>phase modulated</w:delText>
          </w:r>
        </w:del>
      </w:ins>
      <w:del w:id="975" w:author="Craig Kelley [2]" w:date="2025-07-01T17:23:00Z">
        <w:r w:rsidRPr="46B18DD8" w:rsidDel="00D97739">
          <w:rPr>
            <w:lang w:val="en-US"/>
          </w:rPr>
          <w:delText xml:space="preserve"> prior to both correct and incorrect trials)</w:delText>
        </w:r>
      </w:del>
      <w:r w:rsidRPr="46B18DD8">
        <w:rPr>
          <w:lang w:val="en-US"/>
        </w:rPr>
        <w:t>.</w:t>
      </w:r>
      <w:r w:rsidR="00C74C87" w:rsidRPr="46B18DD8">
        <w:rPr>
          <w:lang w:val="en-US"/>
        </w:rPr>
        <w:t xml:space="preserve"> </w:t>
      </w:r>
      <w:r w:rsidRPr="46B18DD8">
        <w:rPr>
          <w:lang w:val="en-US"/>
        </w:rPr>
        <w:t xml:space="preserve">Similarly, to investigate the relationship between alpha phase modulation and motor output, we computed the proportion of </w:t>
      </w:r>
      <w:del w:id="976" w:author="Craig Kelley" w:date="2025-06-23T13:50:00Z">
        <w:r w:rsidRPr="46B18DD8" w:rsidDel="004A74E3">
          <w:rPr>
            <w:lang w:val="en-US"/>
          </w:rPr>
          <w:delText>phase-modulated</w:delText>
        </w:r>
      </w:del>
      <w:ins w:id="977" w:author="Craig Kelley" w:date="2025-06-23T13:50:00Z">
        <w:r w:rsidR="57A70B1B" w:rsidRPr="46B18DD8">
          <w:rPr>
            <w:lang w:val="en-US"/>
          </w:rPr>
          <w:t>phase modulated</w:t>
        </w:r>
      </w:ins>
      <w:r w:rsidRPr="46B18DD8">
        <w:rPr>
          <w:lang w:val="en-US"/>
        </w:rPr>
        <w:t xml:space="preserve"> units of each waveform class that were selectively </w:t>
      </w:r>
      <w:del w:id="978" w:author="Craig Kelley" w:date="2025-06-23T13:48:00Z">
        <w:r w:rsidRPr="46B18DD8" w:rsidDel="003E45CA">
          <w:rPr>
            <w:lang w:val="en-US"/>
          </w:rPr>
          <w:delText>phase modulated</w:delText>
        </w:r>
      </w:del>
      <w:ins w:id="979" w:author="Craig Kelley" w:date="2025-06-23T13:50:00Z">
        <w:r w:rsidR="57A70B1B" w:rsidRPr="46B18DD8">
          <w:rPr>
            <w:lang w:val="en-US"/>
          </w:rPr>
          <w:t>phase modulated</w:t>
        </w:r>
      </w:ins>
      <w:r w:rsidRPr="46B18DD8">
        <w:rPr>
          <w:lang w:val="en-US"/>
        </w:rPr>
        <w:t xml:space="preserve"> on </w:t>
      </w:r>
      <w:del w:id="980" w:author="Craig Kelley" w:date="2025-06-10T14:56:00Z">
        <w:r w:rsidRPr="46B18DD8" w:rsidDel="003E45CA">
          <w:rPr>
            <w:lang w:val="en-US"/>
          </w:rPr>
          <w:delText xml:space="preserve">action </w:delText>
        </w:r>
      </w:del>
      <w:ins w:id="981" w:author="Craig Kelley" w:date="2025-06-10T14:56:00Z">
        <w:r w:rsidR="0FB8BCDA" w:rsidRPr="46B18DD8">
          <w:rPr>
            <w:lang w:val="en-US"/>
          </w:rPr>
          <w:t xml:space="preserve">response </w:t>
        </w:r>
      </w:ins>
      <w:r w:rsidRPr="46B18DD8">
        <w:rPr>
          <w:lang w:val="en-US"/>
        </w:rPr>
        <w:t xml:space="preserve">trials, selectively </w:t>
      </w:r>
      <w:del w:id="982" w:author="Craig Kelley" w:date="2025-06-23T13:48:00Z">
        <w:r w:rsidRPr="46B18DD8" w:rsidDel="003E45CA">
          <w:rPr>
            <w:lang w:val="en-US"/>
          </w:rPr>
          <w:delText>phase modulated</w:delText>
        </w:r>
      </w:del>
      <w:ins w:id="983" w:author="Craig Kelley" w:date="2025-06-23T13:50:00Z">
        <w:r w:rsidR="57A70B1B" w:rsidRPr="46B18DD8">
          <w:rPr>
            <w:lang w:val="en-US"/>
          </w:rPr>
          <w:t>phase modulated</w:t>
        </w:r>
      </w:ins>
      <w:r w:rsidRPr="46B18DD8">
        <w:rPr>
          <w:lang w:val="en-US"/>
        </w:rPr>
        <w:t xml:space="preserve"> on </w:t>
      </w:r>
      <w:del w:id="984" w:author="Craig Kelley" w:date="2025-06-10T14:57:00Z">
        <w:r w:rsidRPr="46B18DD8" w:rsidDel="003E45CA">
          <w:rPr>
            <w:lang w:val="en-US"/>
          </w:rPr>
          <w:delText xml:space="preserve">inaction </w:delText>
        </w:r>
      </w:del>
      <w:ins w:id="985" w:author="Craig Kelley" w:date="2025-06-10T14:57:00Z">
        <w:r w:rsidR="09B112DD" w:rsidRPr="46B18DD8">
          <w:rPr>
            <w:lang w:val="en-US"/>
          </w:rPr>
          <w:t xml:space="preserve">no-response </w:t>
        </w:r>
      </w:ins>
      <w:r w:rsidRPr="46B18DD8">
        <w:rPr>
          <w:lang w:val="en-US"/>
        </w:rPr>
        <w:t xml:space="preserve">trials, or </w:t>
      </w:r>
      <w:del w:id="986" w:author="Craig Kelley" w:date="2025-06-23T13:48:00Z">
        <w:r w:rsidRPr="46B18DD8" w:rsidDel="003E45CA">
          <w:rPr>
            <w:lang w:val="en-US"/>
          </w:rPr>
          <w:delText>phase modulated</w:delText>
        </w:r>
      </w:del>
      <w:ins w:id="987" w:author="Craig Kelley" w:date="2025-06-23T13:50:00Z">
        <w:r w:rsidR="57A70B1B" w:rsidRPr="46B18DD8">
          <w:rPr>
            <w:lang w:val="en-US"/>
          </w:rPr>
          <w:t>phase modulated</w:t>
        </w:r>
      </w:ins>
      <w:r w:rsidRPr="46B18DD8">
        <w:rPr>
          <w:lang w:val="en-US"/>
        </w:rPr>
        <w:t xml:space="preserve"> regardless of motor outcome (i.e.</w:t>
      </w:r>
      <w:r w:rsidR="00DB5602" w:rsidRPr="46B18DD8">
        <w:rPr>
          <w:lang w:val="en-US"/>
        </w:rPr>
        <w:t>,</w:t>
      </w:r>
      <w:r w:rsidRPr="46B18DD8">
        <w:rPr>
          <w:lang w:val="en-US"/>
        </w:rPr>
        <w:t xml:space="preserve"> </w:t>
      </w:r>
      <w:del w:id="988" w:author="Craig Kelley" w:date="2025-06-23T13:48:00Z">
        <w:r w:rsidRPr="46B18DD8" w:rsidDel="003E45CA">
          <w:rPr>
            <w:lang w:val="en-US"/>
          </w:rPr>
          <w:delText>phase modulated</w:delText>
        </w:r>
      </w:del>
      <w:ins w:id="989" w:author="Craig Kelley" w:date="2025-06-23T13:50:00Z">
        <w:r w:rsidR="57A70B1B" w:rsidRPr="46B18DD8">
          <w:rPr>
            <w:lang w:val="en-US"/>
          </w:rPr>
          <w:t>phase modulated</w:t>
        </w:r>
      </w:ins>
      <w:r w:rsidRPr="46B18DD8">
        <w:rPr>
          <w:lang w:val="en-US"/>
        </w:rPr>
        <w:t xml:space="preserve"> prior to both </w:t>
      </w:r>
      <w:del w:id="990" w:author="Craig Kelley" w:date="2025-06-10T14:57:00Z">
        <w:r w:rsidRPr="46B18DD8" w:rsidDel="003E45CA">
          <w:rPr>
            <w:lang w:val="en-US"/>
          </w:rPr>
          <w:delText xml:space="preserve">action </w:delText>
        </w:r>
      </w:del>
      <w:ins w:id="991" w:author="Craig Kelley" w:date="2025-06-10T14:57:00Z">
        <w:r w:rsidR="7277594F" w:rsidRPr="46B18DD8">
          <w:rPr>
            <w:lang w:val="en-US"/>
          </w:rPr>
          <w:t xml:space="preserve">response </w:t>
        </w:r>
      </w:ins>
      <w:r w:rsidRPr="46B18DD8">
        <w:rPr>
          <w:lang w:val="en-US"/>
        </w:rPr>
        <w:t xml:space="preserve">and </w:t>
      </w:r>
      <w:del w:id="992" w:author="Craig Kelley" w:date="2025-06-10T14:57:00Z">
        <w:r w:rsidRPr="46B18DD8" w:rsidDel="003E45CA">
          <w:rPr>
            <w:lang w:val="en-US"/>
          </w:rPr>
          <w:delText xml:space="preserve">inaction </w:delText>
        </w:r>
      </w:del>
      <w:ins w:id="993" w:author="Craig Kelley" w:date="2025-06-10T14:57:00Z">
        <w:r w:rsidR="6F8DCC17" w:rsidRPr="46B18DD8">
          <w:rPr>
            <w:lang w:val="en-US"/>
          </w:rPr>
          <w:t>no-response</w:t>
        </w:r>
      </w:ins>
      <w:ins w:id="994" w:author="Craig Kelley [2]" w:date="2025-07-01T17:24:00Z">
        <w:r w:rsidR="00D97739">
          <w:rPr>
            <w:lang w:val="en-US"/>
          </w:rPr>
          <w:t xml:space="preserve"> </w:t>
        </w:r>
      </w:ins>
      <w:r w:rsidRPr="46B18DD8">
        <w:rPr>
          <w:lang w:val="en-US"/>
        </w:rPr>
        <w:t>trials) (</w:t>
      </w:r>
      <w:r w:rsidRPr="46B18DD8">
        <w:rPr>
          <w:b/>
          <w:bCs/>
          <w:lang w:val="en-US"/>
        </w:rPr>
        <w:t xml:space="preserve">Fig. </w:t>
      </w:r>
      <w:del w:id="995" w:author="Craig Kelley [2]" w:date="2025-07-01T17:26:00Z">
        <w:r w:rsidRPr="46B18DD8" w:rsidDel="00956F13">
          <w:rPr>
            <w:b/>
            <w:bCs/>
            <w:lang w:val="en-US"/>
          </w:rPr>
          <w:delText>7A</w:delText>
        </w:r>
      </w:del>
      <w:ins w:id="996" w:author="Craig Kelley [2]" w:date="2025-07-01T17:26:00Z">
        <w:r w:rsidR="00956F13" w:rsidRPr="46B18DD8">
          <w:rPr>
            <w:b/>
            <w:bCs/>
            <w:lang w:val="en-US"/>
          </w:rPr>
          <w:t>7</w:t>
        </w:r>
        <w:r w:rsidR="00956F13">
          <w:rPr>
            <w:b/>
            <w:bCs/>
            <w:lang w:val="en-US"/>
          </w:rPr>
          <w:t>B</w:t>
        </w:r>
      </w:ins>
      <w:r w:rsidRPr="00D97739">
        <w:rPr>
          <w:lang w:val="en-US"/>
          <w:rPrChange w:id="997" w:author="Craig Kelley [2]" w:date="2025-07-01T17:24:00Z">
            <w:rPr>
              <w:b/>
              <w:bCs/>
              <w:lang w:val="en-US"/>
            </w:rPr>
          </w:rPrChange>
        </w:rPr>
        <w:t>)</w:t>
      </w:r>
      <w:r w:rsidRPr="46B18DD8">
        <w:rPr>
          <w:lang w:val="en-US"/>
        </w:rPr>
        <w:t>.</w:t>
      </w:r>
      <w:r w:rsidR="00C74C87" w:rsidRPr="46B18DD8">
        <w:rPr>
          <w:lang w:val="en-US"/>
        </w:rPr>
        <w:t xml:space="preserve"> </w:t>
      </w:r>
      <w:r w:rsidRPr="46B18DD8">
        <w:rPr>
          <w:lang w:val="en-US"/>
        </w:rPr>
        <w:t xml:space="preserve">Neurons which were selectively </w:t>
      </w:r>
      <w:del w:id="998" w:author="Craig Kelley" w:date="2025-06-23T13:48:00Z">
        <w:r w:rsidRPr="46B18DD8" w:rsidDel="003E45CA">
          <w:rPr>
            <w:lang w:val="en-US"/>
          </w:rPr>
          <w:delText>phase modulated</w:delText>
        </w:r>
      </w:del>
      <w:ins w:id="999" w:author="Craig Kelley" w:date="2025-06-23T13:50:00Z">
        <w:r w:rsidR="57A70B1B" w:rsidRPr="46B18DD8">
          <w:rPr>
            <w:lang w:val="en-US"/>
          </w:rPr>
          <w:t>phase modulated</w:t>
        </w:r>
      </w:ins>
      <w:r w:rsidRPr="46B18DD8">
        <w:rPr>
          <w:lang w:val="en-US"/>
        </w:rPr>
        <w:t xml:space="preserve"> prior to correct trials were the most common across brain regions, while neurons which were </w:t>
      </w:r>
      <w:del w:id="1000" w:author="Craig Kelley" w:date="2025-06-23T13:48:00Z">
        <w:r w:rsidRPr="46B18DD8" w:rsidDel="003E45CA">
          <w:rPr>
            <w:lang w:val="en-US"/>
          </w:rPr>
          <w:delText>phase modulated</w:delText>
        </w:r>
      </w:del>
      <w:ins w:id="1001" w:author="Craig Kelley" w:date="2025-06-23T13:50:00Z">
        <w:r w:rsidR="57A70B1B" w:rsidRPr="46B18DD8">
          <w:rPr>
            <w:lang w:val="en-US"/>
          </w:rPr>
          <w:t>phase modulated</w:t>
        </w:r>
      </w:ins>
      <w:r w:rsidRPr="46B18DD8">
        <w:rPr>
          <w:lang w:val="en-US"/>
        </w:rPr>
        <w:t xml:space="preserve"> regardless of trial outcome were less common, and neurons which were selectively </w:t>
      </w:r>
      <w:del w:id="1002" w:author="Craig Kelley" w:date="2025-06-23T13:48:00Z">
        <w:r w:rsidRPr="46B18DD8" w:rsidDel="003E45CA">
          <w:rPr>
            <w:lang w:val="en-US"/>
          </w:rPr>
          <w:delText>phase modulated</w:delText>
        </w:r>
      </w:del>
      <w:ins w:id="1003" w:author="Craig Kelley" w:date="2025-06-23T13:50:00Z">
        <w:r w:rsidR="57A70B1B" w:rsidRPr="46B18DD8">
          <w:rPr>
            <w:lang w:val="en-US"/>
          </w:rPr>
          <w:t>phase modulated</w:t>
        </w:r>
      </w:ins>
      <w:r w:rsidRPr="46B18DD8">
        <w:rPr>
          <w:lang w:val="en-US"/>
        </w:rPr>
        <w:t xml:space="preserve"> prior to incorrect trials were extremely rare.</w:t>
      </w:r>
      <w:r w:rsidR="00C74C87" w:rsidRPr="46B18DD8">
        <w:rPr>
          <w:lang w:val="en-US"/>
        </w:rPr>
        <w:t xml:space="preserve"> </w:t>
      </w:r>
      <w:r w:rsidRPr="46B18DD8">
        <w:rPr>
          <w:lang w:val="en-US"/>
        </w:rPr>
        <w:t xml:space="preserve">By comparison, the differences in proportions of neurons selectively </w:t>
      </w:r>
      <w:del w:id="1004" w:author="Craig Kelley" w:date="2025-06-23T13:48:00Z">
        <w:r w:rsidRPr="46B18DD8" w:rsidDel="003E45CA">
          <w:rPr>
            <w:lang w:val="en-US"/>
          </w:rPr>
          <w:delText>phase modulated</w:delText>
        </w:r>
      </w:del>
      <w:ins w:id="1005" w:author="Craig Kelley" w:date="2025-06-23T13:50:00Z">
        <w:r w:rsidR="57A70B1B" w:rsidRPr="46B18DD8">
          <w:rPr>
            <w:lang w:val="en-US"/>
          </w:rPr>
          <w:t>phase modulated</w:t>
        </w:r>
      </w:ins>
      <w:r w:rsidRPr="46B18DD8">
        <w:rPr>
          <w:lang w:val="en-US"/>
        </w:rPr>
        <w:t xml:space="preserve"> prior to </w:t>
      </w:r>
      <w:del w:id="1006" w:author="Craig Kelley" w:date="2025-06-04T17:53:00Z">
        <w:r w:rsidRPr="46B18DD8" w:rsidDel="003E45CA">
          <w:rPr>
            <w:lang w:val="en-US"/>
          </w:rPr>
          <w:delText xml:space="preserve">action </w:delText>
        </w:r>
      </w:del>
      <w:ins w:id="1007" w:author="Craig Kelley" w:date="2025-06-04T17:53:00Z">
        <w:r w:rsidR="5C963EDE" w:rsidRPr="46B18DD8">
          <w:rPr>
            <w:lang w:val="en-US"/>
          </w:rPr>
          <w:t xml:space="preserve">response </w:t>
        </w:r>
      </w:ins>
      <w:r w:rsidRPr="46B18DD8">
        <w:rPr>
          <w:lang w:val="en-US"/>
        </w:rPr>
        <w:t xml:space="preserve">or </w:t>
      </w:r>
      <w:del w:id="1008" w:author="Craig Kelley" w:date="2025-06-04T17:54:00Z">
        <w:r w:rsidRPr="46B18DD8" w:rsidDel="003E45CA">
          <w:rPr>
            <w:lang w:val="en-US"/>
          </w:rPr>
          <w:delText xml:space="preserve">inaction </w:delText>
        </w:r>
      </w:del>
      <w:ins w:id="1009" w:author="Craig Kelley" w:date="2025-06-04T17:54:00Z">
        <w:r w:rsidR="30E3C2D3" w:rsidRPr="46B18DD8">
          <w:rPr>
            <w:lang w:val="en-US"/>
          </w:rPr>
          <w:t xml:space="preserve">no-response </w:t>
        </w:r>
      </w:ins>
      <w:r w:rsidRPr="46B18DD8">
        <w:rPr>
          <w:lang w:val="en-US"/>
        </w:rPr>
        <w:t xml:space="preserve">trials, or those </w:t>
      </w:r>
      <w:del w:id="1010" w:author="Craig Kelley" w:date="2025-06-23T13:48:00Z">
        <w:r w:rsidRPr="46B18DD8" w:rsidDel="003E45CA">
          <w:rPr>
            <w:lang w:val="en-US"/>
          </w:rPr>
          <w:delText>phase modulated</w:delText>
        </w:r>
      </w:del>
      <w:ins w:id="1011" w:author="Craig Kelley" w:date="2025-06-23T13:50:00Z">
        <w:r w:rsidR="57A70B1B" w:rsidRPr="46B18DD8">
          <w:rPr>
            <w:lang w:val="en-US"/>
          </w:rPr>
          <w:t>phase modulated</w:t>
        </w:r>
      </w:ins>
      <w:r w:rsidRPr="46B18DD8">
        <w:rPr>
          <w:lang w:val="en-US"/>
        </w:rPr>
        <w:t xml:space="preserve"> prior to both, were less pronounced than when focusing on cognitive outcome.</w:t>
      </w:r>
      <w:r w:rsidR="00C74C87" w:rsidRPr="46B18DD8">
        <w:rPr>
          <w:lang w:val="en-US"/>
        </w:rPr>
        <w:t xml:space="preserve"> </w:t>
      </w:r>
    </w:p>
    <w:p w14:paraId="3A7579D2" w14:textId="440087B3" w:rsidR="40919A1A" w:rsidRDefault="40919A1A" w:rsidP="40919A1A">
      <w:pPr>
        <w:jc w:val="both"/>
        <w:rPr>
          <w:ins w:id="1012" w:author="Craig Kelley" w:date="2025-06-06T17:19:00Z"/>
          <w:lang w:val="en-US"/>
        </w:rPr>
      </w:pPr>
    </w:p>
    <w:p w14:paraId="65686642" w14:textId="6031C1C2" w:rsidR="3DB41E7E" w:rsidDel="00D97739" w:rsidRDefault="3DB41E7E">
      <w:pPr>
        <w:jc w:val="both"/>
        <w:rPr>
          <w:del w:id="1013" w:author="Craig Kelley [2]" w:date="2025-07-01T17:24:00Z"/>
          <w:lang w:val="en-US"/>
        </w:rPr>
        <w:pPrChange w:id="1014" w:author="Craig Kelley" w:date="2025-06-06T17:37:00Z">
          <w:pPr/>
        </w:pPrChange>
      </w:pPr>
      <w:ins w:id="1015" w:author="Craig Kelley" w:date="2025-06-06T17:20:00Z">
        <w:r w:rsidRPr="46B18DD8">
          <w:rPr>
            <w:lang w:val="en-US"/>
          </w:rPr>
          <w:t>Since the mice included in this study were e</w:t>
        </w:r>
      </w:ins>
      <w:ins w:id="1016" w:author="Craig Kelley" w:date="2025-06-06T17:21:00Z">
        <w:r w:rsidRPr="46B18DD8">
          <w:rPr>
            <w:lang w:val="en-US"/>
          </w:rPr>
          <w:t xml:space="preserve">xperts at the selective detection task, there </w:t>
        </w:r>
        <w:del w:id="1017" w:author="Craig Kelley [2]" w:date="2025-07-01T17:26:00Z">
          <w:r w:rsidRPr="46B18DD8" w:rsidDel="00956F13">
            <w:rPr>
              <w:lang w:val="en-US"/>
            </w:rPr>
            <w:delText>are</w:delText>
          </w:r>
        </w:del>
      </w:ins>
      <w:ins w:id="1018" w:author="Craig Kelley [2]" w:date="2025-07-01T17:26:00Z">
        <w:r w:rsidR="00956F13">
          <w:rPr>
            <w:lang w:val="en-US"/>
          </w:rPr>
          <w:t>were</w:t>
        </w:r>
      </w:ins>
      <w:ins w:id="1019" w:author="Craig Kelley" w:date="2025-06-06T17:21:00Z">
        <w:r w:rsidRPr="46B18DD8">
          <w:rPr>
            <w:lang w:val="en-US"/>
          </w:rPr>
          <w:t xml:space="preserve"> more correct trials </w:t>
        </w:r>
      </w:ins>
      <w:ins w:id="1020" w:author="Craig Kelley" w:date="2025-06-06T17:22:00Z">
        <w:r w:rsidR="2CBD6020" w:rsidRPr="46B18DD8">
          <w:rPr>
            <w:lang w:val="en-US"/>
          </w:rPr>
          <w:t xml:space="preserve">included in our analyses </w:t>
        </w:r>
      </w:ins>
      <w:ins w:id="1021" w:author="Craig Kelley" w:date="2025-06-06T17:21:00Z">
        <w:r w:rsidRPr="46B18DD8">
          <w:rPr>
            <w:lang w:val="en-US"/>
          </w:rPr>
          <w:t xml:space="preserve">than incorrect trials.  </w:t>
        </w:r>
      </w:ins>
      <w:ins w:id="1022" w:author="Craig Kelley" w:date="2025-06-06T17:32:00Z">
        <w:r w:rsidR="12964918" w:rsidRPr="46B18DD8">
          <w:rPr>
            <w:lang w:val="en-US"/>
          </w:rPr>
          <w:t>To</w:t>
        </w:r>
      </w:ins>
      <w:ins w:id="1023" w:author="Craig Kelley" w:date="2025-06-06T17:22:00Z">
        <w:r w:rsidR="55010994" w:rsidRPr="46B18DD8">
          <w:rPr>
            <w:lang w:val="en-US"/>
          </w:rPr>
          <w:t xml:space="preserve"> verify that the high incidence of neurons selectively </w:t>
        </w:r>
      </w:ins>
      <w:ins w:id="1024" w:author="Craig Kelley" w:date="2025-06-23T13:50:00Z">
        <w:r w:rsidR="57A70B1B" w:rsidRPr="46B18DD8">
          <w:rPr>
            <w:lang w:val="en-US"/>
          </w:rPr>
          <w:t>phase modulated</w:t>
        </w:r>
      </w:ins>
      <w:ins w:id="1025" w:author="Craig Kelley" w:date="2025-06-06T17:22:00Z">
        <w:r w:rsidR="55010994" w:rsidRPr="46B18DD8">
          <w:rPr>
            <w:lang w:val="en-US"/>
          </w:rPr>
          <w:t xml:space="preserve"> prior to correct trials</w:t>
        </w:r>
      </w:ins>
      <w:ins w:id="1026" w:author="Craig Kelley" w:date="2025-06-06T17:23:00Z">
        <w:r w:rsidR="5F270694" w:rsidRPr="46B18DD8">
          <w:rPr>
            <w:lang w:val="en-US"/>
          </w:rPr>
          <w:t xml:space="preserve"> was due to a reduction of phase modulation prior in </w:t>
        </w:r>
      </w:ins>
      <w:ins w:id="1027" w:author="Craig Kelley" w:date="2025-06-06T17:24:00Z">
        <w:r w:rsidR="5F270694" w:rsidRPr="46B18DD8">
          <w:rPr>
            <w:lang w:val="en-US"/>
          </w:rPr>
          <w:t>incorrect</w:t>
        </w:r>
      </w:ins>
      <w:ins w:id="1028" w:author="Craig Kelley" w:date="2025-06-06T17:23:00Z">
        <w:r w:rsidR="5F270694" w:rsidRPr="46B18DD8">
          <w:rPr>
            <w:lang w:val="en-US"/>
          </w:rPr>
          <w:t xml:space="preserve"> trials</w:t>
        </w:r>
      </w:ins>
      <w:ins w:id="1029" w:author="Craig Kelley" w:date="2025-06-06T17:24:00Z">
        <w:r w:rsidR="5F270694" w:rsidRPr="46B18DD8">
          <w:rPr>
            <w:lang w:val="en-US"/>
          </w:rPr>
          <w:t xml:space="preserve">, rather than an artifact </w:t>
        </w:r>
      </w:ins>
      <w:ins w:id="1030" w:author="Craig Kelley" w:date="2025-06-06T17:26:00Z">
        <w:r w:rsidR="0AC0AE0B" w:rsidRPr="46B18DD8">
          <w:rPr>
            <w:lang w:val="en-US"/>
          </w:rPr>
          <w:t xml:space="preserve">of </w:t>
        </w:r>
      </w:ins>
      <w:ins w:id="1031" w:author="Craig Kelley" w:date="2025-06-06T17:24:00Z">
        <w:r w:rsidR="5F270694" w:rsidRPr="46B18DD8">
          <w:rPr>
            <w:lang w:val="en-US"/>
          </w:rPr>
          <w:t xml:space="preserve">the </w:t>
        </w:r>
        <w:r w:rsidR="7AF0EAA9" w:rsidRPr="46B18DD8">
          <w:rPr>
            <w:lang w:val="en-US"/>
          </w:rPr>
          <w:t>smaller number of incorrect trial</w:t>
        </w:r>
      </w:ins>
      <w:ins w:id="1032" w:author="Craig Kelley" w:date="2025-06-06T17:26:00Z">
        <w:r w:rsidR="3CBC7F24" w:rsidRPr="46B18DD8">
          <w:rPr>
            <w:lang w:val="en-US"/>
          </w:rPr>
          <w:t>s</w:t>
        </w:r>
      </w:ins>
      <w:ins w:id="1033" w:author="Craig Kelley" w:date="2025-06-06T17:27:00Z">
        <w:r w:rsidR="3CBC7F24" w:rsidRPr="46B18DD8">
          <w:rPr>
            <w:lang w:val="en-US"/>
          </w:rPr>
          <w:t xml:space="preserve"> and Rayleigh’s test being therefore underpowered, we employed a bootstrapping method</w:t>
        </w:r>
      </w:ins>
      <w:ins w:id="1034" w:author="Craig Kelley" w:date="2025-06-06T17:36:00Z">
        <w:r w:rsidR="7C77558C" w:rsidRPr="46B18DD8">
          <w:rPr>
            <w:lang w:val="en-US"/>
          </w:rPr>
          <w:t xml:space="preserve"> (</w:t>
        </w:r>
        <w:r w:rsidR="7C77558C" w:rsidRPr="00956F13">
          <w:rPr>
            <w:b/>
            <w:bCs/>
            <w:lang w:val="en-US"/>
            <w:rPrChange w:id="1035" w:author="Craig Kelley [2]" w:date="2025-07-01T17:28:00Z">
              <w:rPr>
                <w:lang w:val="en-US"/>
              </w:rPr>
            </w:rPrChange>
          </w:rPr>
          <w:t xml:space="preserve">Supp. Fig. </w:t>
        </w:r>
        <w:del w:id="1036" w:author="Craig Kelley [2]" w:date="2025-07-01T17:26:00Z">
          <w:r w:rsidR="7C77558C" w:rsidRPr="00956F13" w:rsidDel="00956F13">
            <w:rPr>
              <w:b/>
              <w:bCs/>
              <w:lang w:val="en-US"/>
              <w:rPrChange w:id="1037" w:author="Craig Kelley [2]" w:date="2025-07-01T17:28:00Z">
                <w:rPr>
                  <w:lang w:val="en-US"/>
                </w:rPr>
              </w:rPrChange>
            </w:rPr>
            <w:delText>XA</w:delText>
          </w:r>
        </w:del>
      </w:ins>
      <w:ins w:id="1038" w:author="Craig Kelley [2]" w:date="2025-07-01T17:26:00Z">
        <w:r w:rsidR="00956F13" w:rsidRPr="00956F13">
          <w:rPr>
            <w:b/>
            <w:bCs/>
            <w:lang w:val="en-US"/>
            <w:rPrChange w:id="1039" w:author="Craig Kelley [2]" w:date="2025-07-01T17:28:00Z">
              <w:rPr>
                <w:lang w:val="en-US"/>
              </w:rPr>
            </w:rPrChange>
          </w:rPr>
          <w:t>1A</w:t>
        </w:r>
      </w:ins>
      <w:ins w:id="1040" w:author="Craig Kelley" w:date="2025-06-06T17:36:00Z">
        <w:r w:rsidR="7C77558C" w:rsidRPr="46B18DD8">
          <w:rPr>
            <w:lang w:val="en-US"/>
          </w:rPr>
          <w:t>)</w:t>
        </w:r>
      </w:ins>
      <w:ins w:id="1041" w:author="Craig Kelley" w:date="2025-06-06T17:27:00Z">
        <w:r w:rsidR="3CBC7F24" w:rsidRPr="46B18DD8">
          <w:rPr>
            <w:lang w:val="en-US"/>
          </w:rPr>
          <w:t xml:space="preserve">.  For each neuron which was selectively </w:t>
        </w:r>
      </w:ins>
      <w:ins w:id="1042" w:author="Craig Kelley" w:date="2025-06-23T13:50:00Z">
        <w:r w:rsidR="57A70B1B" w:rsidRPr="46B18DD8">
          <w:rPr>
            <w:lang w:val="en-US"/>
          </w:rPr>
          <w:t>phase modulated</w:t>
        </w:r>
      </w:ins>
      <w:ins w:id="1043" w:author="Craig Kelley" w:date="2025-06-06T17:27:00Z">
        <w:r w:rsidR="3CBC7F24" w:rsidRPr="46B18DD8">
          <w:rPr>
            <w:lang w:val="en-US"/>
          </w:rPr>
          <w:t xml:space="preserve"> prior to correct, not incorrect, tria</w:t>
        </w:r>
      </w:ins>
      <w:ins w:id="1044" w:author="Craig Kelley" w:date="2025-06-06T17:28:00Z">
        <w:r w:rsidR="4514C49C" w:rsidRPr="46B18DD8">
          <w:rPr>
            <w:lang w:val="en-US"/>
          </w:rPr>
          <w:t xml:space="preserve">ls, we </w:t>
        </w:r>
      </w:ins>
      <w:ins w:id="1045" w:author="Craig Kelley" w:date="2025-06-06T17:32:00Z">
        <w:r w:rsidR="0C5463A3" w:rsidRPr="46B18DD8">
          <w:rPr>
            <w:lang w:val="en-US"/>
          </w:rPr>
          <w:t xml:space="preserve">performed Rayleigh’s test on </w:t>
        </w:r>
      </w:ins>
      <w:ins w:id="1046" w:author="Craig Kelley" w:date="2025-06-06T17:29:00Z">
        <w:r w:rsidR="4514C49C" w:rsidRPr="46B18DD8">
          <w:rPr>
            <w:lang w:val="en-US"/>
          </w:rPr>
          <w:t xml:space="preserve">a random selection of correct trials </w:t>
        </w:r>
      </w:ins>
      <w:ins w:id="1047" w:author="Craig Kelley" w:date="2025-06-06T17:34:00Z">
        <w:r w:rsidR="2EDB7354" w:rsidRPr="46B18DD8">
          <w:rPr>
            <w:lang w:val="en-US"/>
          </w:rPr>
          <w:t>where the number correct trials included was matched to the number of incorrect trials in that session</w:t>
        </w:r>
      </w:ins>
      <w:ins w:id="1048" w:author="Craig Kelley" w:date="2025-06-06T17:29:00Z">
        <w:r w:rsidR="4514C49C" w:rsidRPr="46B18DD8">
          <w:rPr>
            <w:lang w:val="en-US"/>
          </w:rPr>
          <w:t>.</w:t>
        </w:r>
      </w:ins>
      <w:ins w:id="1049" w:author="Craig Kelley" w:date="2025-06-06T17:30:00Z">
        <w:r w:rsidR="72AD2A12" w:rsidRPr="46B18DD8">
          <w:rPr>
            <w:lang w:val="en-US"/>
          </w:rPr>
          <w:t xml:space="preserve">  We repeated this process 100 times with different random selections of correct trials to generate a </w:t>
        </w:r>
      </w:ins>
      <w:ins w:id="1050" w:author="Craig Kelley" w:date="2025-06-06T17:31:00Z">
        <w:r w:rsidR="72AD2A12" w:rsidRPr="46B18DD8">
          <w:rPr>
            <w:lang w:val="en-US"/>
          </w:rPr>
          <w:t>distribution of p-values</w:t>
        </w:r>
        <w:r w:rsidR="02BE7650" w:rsidRPr="46B18DD8">
          <w:rPr>
            <w:lang w:val="en-US"/>
          </w:rPr>
          <w:t xml:space="preserve">.  If the Rayleigh’s test p-value associated with </w:t>
        </w:r>
      </w:ins>
      <w:ins w:id="1051" w:author="Craig Kelley" w:date="2025-06-06T17:35:00Z">
        <w:r w:rsidR="28EF7E45" w:rsidRPr="46B18DD8">
          <w:rPr>
            <w:lang w:val="en-US"/>
          </w:rPr>
          <w:t>incorrect trials was greater than the 95</w:t>
        </w:r>
        <w:r w:rsidR="28EF7E45" w:rsidRPr="46B18DD8">
          <w:rPr>
            <w:vertAlign w:val="superscript"/>
            <w:lang w:val="en-US"/>
          </w:rPr>
          <w:t>th</w:t>
        </w:r>
        <w:r w:rsidR="28EF7E45" w:rsidRPr="46B18DD8">
          <w:rPr>
            <w:lang w:val="en-US"/>
          </w:rPr>
          <w:t xml:space="preserve"> percentile of the trial-matched correct trial p-value distribution, we considere</w:t>
        </w:r>
      </w:ins>
      <w:ins w:id="1052" w:author="Craig Kelley" w:date="2025-06-06T17:36:00Z">
        <w:r w:rsidR="28EF7E45" w:rsidRPr="46B18DD8">
          <w:rPr>
            <w:lang w:val="en-US"/>
          </w:rPr>
          <w:t xml:space="preserve">d that neuron </w:t>
        </w:r>
        <w:r w:rsidR="26C82536" w:rsidRPr="46B18DD8">
          <w:rPr>
            <w:lang w:val="en-US"/>
          </w:rPr>
          <w:t xml:space="preserve">to exhibit significantly reduced phase modulation prior to incorrect trials compared to correct trials.  </w:t>
        </w:r>
      </w:ins>
      <w:ins w:id="1053" w:author="Craig Kelley" w:date="2025-06-06T17:37:00Z">
        <w:r w:rsidR="26C82536" w:rsidRPr="46B18DD8">
          <w:rPr>
            <w:lang w:val="en-US"/>
          </w:rPr>
          <w:t xml:space="preserve">Of the </w:t>
        </w:r>
        <w:r w:rsidR="594EA8EA" w:rsidRPr="46B18DD8">
          <w:rPr>
            <w:lang w:val="en-US"/>
          </w:rPr>
          <w:t xml:space="preserve">neurons selectively </w:t>
        </w:r>
      </w:ins>
      <w:ins w:id="1054" w:author="Craig Kelley" w:date="2025-06-23T13:50:00Z">
        <w:r w:rsidR="57A70B1B" w:rsidRPr="46B18DD8">
          <w:rPr>
            <w:lang w:val="en-US"/>
          </w:rPr>
          <w:t>phase modulated</w:t>
        </w:r>
      </w:ins>
      <w:ins w:id="1055" w:author="Craig Kelley" w:date="2025-06-06T17:37:00Z">
        <w:r w:rsidR="594EA8EA" w:rsidRPr="46B18DD8">
          <w:rPr>
            <w:lang w:val="en-US"/>
          </w:rPr>
          <w:t xml:space="preserve"> prior to correct trials, </w:t>
        </w:r>
      </w:ins>
      <w:ins w:id="1056" w:author="Craig Kelley" w:date="2025-06-06T17:38:00Z">
        <w:r w:rsidR="594EA8EA" w:rsidRPr="46B18DD8">
          <w:rPr>
            <w:lang w:val="en-US"/>
          </w:rPr>
          <w:t>18.4% exhibited a significant reduction in phase modulation prior to incorrect trials</w:t>
        </w:r>
      </w:ins>
      <w:ins w:id="1057" w:author="Craig Kelley [2]" w:date="2025-07-01T17:27:00Z">
        <w:r w:rsidR="00956F13">
          <w:rPr>
            <w:lang w:val="en-US"/>
          </w:rPr>
          <w:t xml:space="preserve"> </w:t>
        </w:r>
      </w:ins>
      <w:ins w:id="1058" w:author="Craig Kelley [2]" w:date="2025-07-01T17:28:00Z">
        <w:r w:rsidR="00956F13">
          <w:rPr>
            <w:lang w:val="en-US"/>
          </w:rPr>
          <w:t>(</w:t>
        </w:r>
        <w:r w:rsidR="00956F13">
          <w:rPr>
            <w:b/>
            <w:bCs/>
            <w:lang w:val="en-US"/>
          </w:rPr>
          <w:t>Supp. Fig. 1B</w:t>
        </w:r>
        <w:r w:rsidR="00956F13">
          <w:rPr>
            <w:lang w:val="en-US"/>
          </w:rPr>
          <w:t>)</w:t>
        </w:r>
      </w:ins>
      <w:ins w:id="1059" w:author="Craig Kelley" w:date="2025-06-06T17:38:00Z">
        <w:r w:rsidR="594EA8EA" w:rsidRPr="46B18DD8">
          <w:rPr>
            <w:lang w:val="en-US"/>
          </w:rPr>
          <w:t>.</w:t>
        </w:r>
      </w:ins>
      <w:ins w:id="1060" w:author="Craig Kelley" w:date="2025-06-06T17:39:00Z">
        <w:r w:rsidR="2A485609" w:rsidRPr="46B18DD8">
          <w:rPr>
            <w:lang w:val="en-US"/>
          </w:rPr>
          <w:t xml:space="preserve">  Taken together, these data suggest that po</w:t>
        </w:r>
      </w:ins>
      <w:ins w:id="1061" w:author="Craig Kelley" w:date="2025-06-06T17:40:00Z">
        <w:r w:rsidR="2A485609" w:rsidRPr="46B18DD8">
          <w:rPr>
            <w:lang w:val="en-US"/>
          </w:rPr>
          <w:t xml:space="preserve">or cognitive performance on the task was </w:t>
        </w:r>
      </w:ins>
      <w:ins w:id="1062" w:author="Craig Kelley" w:date="2025-06-10T14:57:00Z">
        <w:r w:rsidR="0531ABD3" w:rsidRPr="46B18DD8">
          <w:rPr>
            <w:lang w:val="en-US"/>
          </w:rPr>
          <w:t>preceded</w:t>
        </w:r>
      </w:ins>
      <w:ins w:id="1063" w:author="Craig Kelley" w:date="2025-06-06T17:40:00Z">
        <w:r w:rsidR="2A485609" w:rsidRPr="46B18DD8">
          <w:rPr>
            <w:lang w:val="en-US"/>
          </w:rPr>
          <w:t xml:space="preserve"> by disruptions in the modulation of single neuron activity by</w:t>
        </w:r>
        <w:r w:rsidR="2749E599" w:rsidRPr="46B18DD8">
          <w:rPr>
            <w:lang w:val="en-US"/>
          </w:rPr>
          <w:t xml:space="preserve"> the phase of alpha </w:t>
        </w:r>
      </w:ins>
      <w:ins w:id="1064" w:author="Craig Kelley" w:date="2025-06-10T14:57:00Z">
        <w:r w:rsidR="31995475" w:rsidRPr="46B18DD8">
          <w:rPr>
            <w:lang w:val="en-US"/>
          </w:rPr>
          <w:t>oscillations</w:t>
        </w:r>
      </w:ins>
      <w:ins w:id="1065" w:author="Craig Kelley" w:date="2025-06-06T17:40:00Z">
        <w:r w:rsidR="2749E599" w:rsidRPr="46B18DD8">
          <w:rPr>
            <w:lang w:val="en-US"/>
          </w:rPr>
          <w:t>.</w:t>
        </w:r>
      </w:ins>
    </w:p>
    <w:p w14:paraId="5CBEA336" w14:textId="77777777" w:rsidR="00EB66ED" w:rsidRPr="00BB3ED6" w:rsidRDefault="00EB66ED" w:rsidP="00D97739">
      <w:pPr>
        <w:jc w:val="both"/>
        <w:pPrChange w:id="1066" w:author="Craig Kelley [2]" w:date="2025-07-01T17:24:00Z">
          <w:pPr/>
        </w:pPrChange>
      </w:pPr>
    </w:p>
    <w:p w14:paraId="18882DC7" w14:textId="28CA3B18" w:rsidR="00EB66ED" w:rsidRPr="00BB3ED6" w:rsidRDefault="003E45CA" w:rsidP="0004279C">
      <w:pPr>
        <w:jc w:val="both"/>
        <w:rPr>
          <w:del w:id="1067" w:author="Craig Kelley" w:date="2025-06-06T15:50:00Z"/>
        </w:rPr>
      </w:pPr>
      <w:commentRangeStart w:id="1068"/>
      <w:del w:id="1069" w:author="Craig Kelley" w:date="2025-06-06T15:50:00Z">
        <w:r w:rsidDel="003E45CA">
          <w:lastRenderedPageBreak/>
          <w:delText>MI varied significantly across trial outcomes (hit, miss, correct rejection, and false alarm) for both RS and FS units in S1, PFC, and striatum (RS: p = 2.03 x 10</w:delText>
        </w:r>
        <w:r w:rsidRPr="40919A1A" w:rsidDel="003E45CA">
          <w:rPr>
            <w:vertAlign w:val="superscript"/>
          </w:rPr>
          <w:delText>-17</w:delText>
        </w:r>
        <w:r w:rsidDel="003E45CA">
          <w:delText>, p = 3.07 x 10</w:delText>
        </w:r>
        <w:r w:rsidRPr="40919A1A" w:rsidDel="003E45CA">
          <w:rPr>
            <w:vertAlign w:val="superscript"/>
          </w:rPr>
          <w:delText>-6</w:delText>
        </w:r>
        <w:r w:rsidDel="003E45CA">
          <w:delText>, p = 0.002; FS: 1.16 x 10</w:delText>
        </w:r>
        <w:r w:rsidRPr="40919A1A" w:rsidDel="003E45CA">
          <w:rPr>
            <w:vertAlign w:val="superscript"/>
          </w:rPr>
          <w:delText>-4</w:delText>
        </w:r>
        <w:r w:rsidDel="003E45CA">
          <w:delText>, p = 1.95 x 10</w:delText>
        </w:r>
        <w:r w:rsidRPr="40919A1A" w:rsidDel="003E45CA">
          <w:rPr>
            <w:vertAlign w:val="superscript"/>
          </w:rPr>
          <w:delText>-10</w:delText>
        </w:r>
        <w:r w:rsidDel="003E45CA">
          <w:delText>, p = 0.039; one-way ANOVA; respectively) (</w:delText>
        </w:r>
        <w:r w:rsidRPr="40919A1A" w:rsidDel="003E45CA">
          <w:rPr>
            <w:b/>
            <w:bCs/>
          </w:rPr>
          <w:delText>Fig. 7B</w:delText>
        </w:r>
        <w:r w:rsidDel="003E45CA">
          <w:delText>).</w:delText>
        </w:r>
        <w:r w:rsidDel="00C74C87">
          <w:delText xml:space="preserve"> </w:delText>
        </w:r>
        <w:r w:rsidDel="003E45CA">
          <w:delText>MI was significantly higher in both RS and FS units in S1, PFC, and striatum prior to incorrect trials compared to correct trials (RS: p = 4.64 x 10</w:delText>
        </w:r>
        <w:r w:rsidRPr="40919A1A" w:rsidDel="003E45CA">
          <w:rPr>
            <w:vertAlign w:val="superscript"/>
          </w:rPr>
          <w:delText>-25</w:delText>
        </w:r>
        <w:r w:rsidDel="003E45CA">
          <w:delText>, p = 1.35 x 10</w:delText>
        </w:r>
        <w:r w:rsidRPr="40919A1A" w:rsidDel="003E45CA">
          <w:rPr>
            <w:vertAlign w:val="superscript"/>
          </w:rPr>
          <w:delText>-15</w:delText>
        </w:r>
        <w:r w:rsidDel="003E45CA">
          <w:delText>, p = 1.87 x 10</w:delText>
        </w:r>
        <w:r w:rsidRPr="40919A1A" w:rsidDel="003E45CA">
          <w:rPr>
            <w:vertAlign w:val="superscript"/>
          </w:rPr>
          <w:delText>-5</w:delText>
        </w:r>
        <w:r w:rsidDel="003E45CA">
          <w:delText>; FS: p = 2.70 x 10</w:delText>
        </w:r>
        <w:r w:rsidRPr="40919A1A" w:rsidDel="003E45CA">
          <w:rPr>
            <w:vertAlign w:val="superscript"/>
          </w:rPr>
          <w:delText>-6</w:delText>
        </w:r>
        <w:r w:rsidDel="003E45CA">
          <w:delText>, p = 7.86 x 10</w:delText>
        </w:r>
        <w:r w:rsidRPr="40919A1A" w:rsidDel="003E45CA">
          <w:rPr>
            <w:vertAlign w:val="superscript"/>
          </w:rPr>
          <w:delText>-4</w:delText>
        </w:r>
        <w:r w:rsidDel="003E45CA">
          <w:delText>, 2.52 x 10</w:delText>
        </w:r>
        <w:r w:rsidRPr="40919A1A" w:rsidDel="003E45CA">
          <w:rPr>
            <w:vertAlign w:val="superscript"/>
          </w:rPr>
          <w:delText>-5</w:delText>
        </w:r>
        <w:r w:rsidDel="003E45CA">
          <w:delText>; Wilcoxon signed rank test; respectively).</w:delText>
        </w:r>
        <w:r w:rsidDel="00C74C87">
          <w:delText xml:space="preserve"> </w:delText>
        </w:r>
        <w:r w:rsidDel="003E45CA">
          <w:delText>MI was significantly higher prior to action trials compared to inaction trials for RS and FS units in S1 (p = 6.10 x 10</w:delText>
        </w:r>
        <w:r w:rsidRPr="40919A1A" w:rsidDel="003E45CA">
          <w:rPr>
            <w:vertAlign w:val="superscript"/>
          </w:rPr>
          <w:delText>-8</w:delText>
        </w:r>
        <w:r w:rsidDel="003E45CA">
          <w:delText>, p = 1.73 x 10</w:delText>
        </w:r>
        <w:r w:rsidRPr="40919A1A" w:rsidDel="003E45CA">
          <w:rPr>
            <w:vertAlign w:val="superscript"/>
          </w:rPr>
          <w:delText>-3</w:delText>
        </w:r>
        <w:r w:rsidDel="003E45CA">
          <w:delText>, Wilcoxon signed rank test, respectively), RS units in PFC (p = 6.65 x 10</w:delText>
        </w:r>
        <w:r w:rsidRPr="40919A1A" w:rsidDel="003E45CA">
          <w:rPr>
            <w:vertAlign w:val="superscript"/>
          </w:rPr>
          <w:delText>-3</w:delText>
        </w:r>
        <w:r w:rsidDel="003E45CA">
          <w:delText>, Wilcoxon signed rank test), and FS units in striatum (p = 2.85 x 10</w:delText>
        </w:r>
        <w:r w:rsidRPr="40919A1A" w:rsidDel="003E45CA">
          <w:rPr>
            <w:vertAlign w:val="superscript"/>
          </w:rPr>
          <w:delText>-3</w:delText>
        </w:r>
        <w:r w:rsidDel="003E45CA">
          <w:delText>, Wilcoxon signed rank test).</w:delText>
        </w:r>
        <w:r w:rsidDel="00C74C87">
          <w:delText xml:space="preserve"> </w:delText>
        </w:r>
        <w:r w:rsidDel="003E45CA">
          <w:delText>In S1, PFC, and striatum, MI varied more strongly between correct and incorrect trials than between action and inaction trials.</w:delText>
        </w:r>
        <w:r w:rsidDel="00C74C87">
          <w:delText xml:space="preserve"> </w:delText>
        </w:r>
        <w:r w:rsidDel="003E45CA">
          <w:delText>Similarly, MSE of the best fit von Mises distributions varied significantly by trial outcome (hit, miss, correct rejection, and false alarm) in both RS and FS units in S1, PFC, and striatum (RS: p = 3.36 x10</w:delText>
        </w:r>
        <w:r w:rsidRPr="40919A1A" w:rsidDel="008C1DC0">
          <w:rPr>
            <w:vertAlign w:val="superscript"/>
          </w:rPr>
          <w:delText>-1</w:delText>
        </w:r>
        <w:r w:rsidRPr="40919A1A" w:rsidDel="003E45CA">
          <w:rPr>
            <w:vertAlign w:val="superscript"/>
          </w:rPr>
          <w:delText>9</w:delText>
        </w:r>
        <w:r w:rsidDel="003E45CA">
          <w:delText>, p = 6.03 x 10</w:delText>
        </w:r>
        <w:r w:rsidRPr="40919A1A" w:rsidDel="008C1DC0">
          <w:rPr>
            <w:vertAlign w:val="superscript"/>
          </w:rPr>
          <w:delText>-2</w:delText>
        </w:r>
        <w:r w:rsidRPr="40919A1A" w:rsidDel="003E45CA">
          <w:rPr>
            <w:vertAlign w:val="superscript"/>
          </w:rPr>
          <w:delText>9</w:delText>
        </w:r>
        <w:r w:rsidDel="003E45CA">
          <w:delText>, p = 4.72 x 10</w:delText>
        </w:r>
        <w:r w:rsidRPr="40919A1A" w:rsidDel="003E45CA">
          <w:rPr>
            <w:vertAlign w:val="superscript"/>
          </w:rPr>
          <w:delText>-4</w:delText>
        </w:r>
        <w:r w:rsidDel="003E45CA">
          <w:delText>; FS: p = 5.56 x 10</w:delText>
        </w:r>
        <w:r w:rsidRPr="40919A1A" w:rsidDel="003E45CA">
          <w:rPr>
            <w:vertAlign w:val="superscript"/>
          </w:rPr>
          <w:delText>-5</w:delText>
        </w:r>
        <w:r w:rsidDel="003E45CA">
          <w:delText>, p = 3.17 x 10</w:delText>
        </w:r>
        <w:r w:rsidRPr="40919A1A" w:rsidDel="003E45CA">
          <w:rPr>
            <w:vertAlign w:val="superscript"/>
          </w:rPr>
          <w:delText>-12</w:delText>
        </w:r>
        <w:r w:rsidDel="003E45CA">
          <w:delText>, p = 0.028; one-way ANOVA; respectively) (</w:delText>
        </w:r>
        <w:r w:rsidRPr="40919A1A" w:rsidDel="003E45CA">
          <w:rPr>
            <w:b/>
            <w:bCs/>
          </w:rPr>
          <w:delText>Fig. 7C</w:delText>
        </w:r>
        <w:r w:rsidDel="003E45CA">
          <w:delText>). MSE of the best fit von Mises distributions were significantly higher prior to incorrect trials than correct trials (RS: p = 6.90 x 10</w:delText>
        </w:r>
        <w:r w:rsidRPr="40919A1A" w:rsidDel="003E45CA">
          <w:rPr>
            <w:vertAlign w:val="superscript"/>
          </w:rPr>
          <w:delText>-31</w:delText>
        </w:r>
        <w:r w:rsidDel="003E45CA">
          <w:delText>, p = 1.03 x 10</w:delText>
        </w:r>
        <w:r w:rsidRPr="40919A1A" w:rsidDel="003E45CA">
          <w:rPr>
            <w:vertAlign w:val="superscript"/>
          </w:rPr>
          <w:delText>-16</w:delText>
        </w:r>
        <w:r w:rsidDel="003E45CA">
          <w:delText>, p = 8.30 x 10</w:delText>
        </w:r>
        <w:r w:rsidRPr="40919A1A" w:rsidDel="003E45CA">
          <w:rPr>
            <w:vertAlign w:val="superscript"/>
          </w:rPr>
          <w:delText>-6</w:delText>
        </w:r>
        <w:r w:rsidDel="003E45CA">
          <w:delText>; FS: p = 2.83 x 10</w:delText>
        </w:r>
        <w:r w:rsidRPr="40919A1A" w:rsidDel="003E45CA">
          <w:rPr>
            <w:vertAlign w:val="superscript"/>
          </w:rPr>
          <w:delText>-6</w:delText>
        </w:r>
        <w:r w:rsidDel="003E45CA">
          <w:delText>, p = 5.60 x 10</w:delText>
        </w:r>
        <w:r w:rsidRPr="40919A1A" w:rsidDel="003E45CA">
          <w:rPr>
            <w:vertAlign w:val="superscript"/>
          </w:rPr>
          <w:delText>-5</w:delText>
        </w:r>
        <w:r w:rsidDel="003E45CA">
          <w:delText>, p = 3.79 x 10</w:delText>
        </w:r>
        <w:r w:rsidRPr="40919A1A" w:rsidDel="003E45CA">
          <w:rPr>
            <w:vertAlign w:val="superscript"/>
          </w:rPr>
          <w:delText>-6</w:delText>
        </w:r>
        <w:r w:rsidDel="003E45CA">
          <w:delText>; Wilcoxon signed rank test; respectively).</w:delText>
        </w:r>
        <w:r w:rsidDel="00C74C87">
          <w:delText xml:space="preserve"> </w:delText>
        </w:r>
        <w:r w:rsidDel="003E45CA">
          <w:delText>MSE of the best fit von Mises distributions was significantly higher prior to action trials compared to inaction trials in RS and FS units in S1 (p = 2.97 x 10</w:delText>
        </w:r>
        <w:r w:rsidRPr="40919A1A" w:rsidDel="003E45CA">
          <w:rPr>
            <w:vertAlign w:val="superscript"/>
          </w:rPr>
          <w:delText>-20</w:delText>
        </w:r>
        <w:r w:rsidDel="003E45CA">
          <w:delText>, p = 8.76 x 10</w:delText>
        </w:r>
        <w:r w:rsidRPr="40919A1A" w:rsidDel="003E45CA">
          <w:rPr>
            <w:vertAlign w:val="superscript"/>
          </w:rPr>
          <w:delText>-11</w:delText>
        </w:r>
        <w:r w:rsidDel="003E45CA">
          <w:delText>, Wilcoxon signed rank test, respectively), RS units in PFC (p = 6.55 x 10</w:delText>
        </w:r>
        <w:r w:rsidRPr="40919A1A" w:rsidDel="003E45CA">
          <w:rPr>
            <w:vertAlign w:val="superscript"/>
          </w:rPr>
          <w:delText>-4</w:delText>
        </w:r>
        <w:r w:rsidDel="003E45CA">
          <w:delText>, Wilcoxon signed rank test), and RS and FS units in striatum (p = 7.65 x 10</w:delText>
        </w:r>
        <w:r w:rsidRPr="40919A1A" w:rsidDel="003E45CA">
          <w:rPr>
            <w:vertAlign w:val="superscript"/>
          </w:rPr>
          <w:delText>-4</w:delText>
        </w:r>
        <w:r w:rsidDel="003E45CA">
          <w:delText>, p = 7.26 x 10</w:delText>
        </w:r>
        <w:r w:rsidRPr="40919A1A" w:rsidDel="003E45CA">
          <w:rPr>
            <w:vertAlign w:val="superscript"/>
          </w:rPr>
          <w:delText>-6</w:delText>
        </w:r>
        <w:r w:rsidDel="003E45CA">
          <w:delText>, Wilcoxon signed rank test, respectively).</w:delText>
        </w:r>
        <w:r w:rsidDel="00C74C87">
          <w:delText xml:space="preserve"> </w:delText>
        </w:r>
        <w:r w:rsidDel="003E45CA">
          <w:delText>Like MI, MSE of the best fit von Mises distributions varied more strongly between correct and incorrect trials than between action and inaction trials.in S1, PFC, and striatum.</w:delText>
        </w:r>
        <w:r w:rsidDel="00C74C87">
          <w:delText xml:space="preserve"> </w:delText>
        </w:r>
        <w:r w:rsidDel="003E45CA">
          <w:delText xml:space="preserve">While higher MI may be mistaken for stronger coupling, higher MI combined with the magnitude of MSE observed on incorrect trials (compare to MSE in </w:delText>
        </w:r>
        <w:r w:rsidRPr="40919A1A" w:rsidDel="003E45CA">
          <w:rPr>
            <w:b/>
            <w:bCs/>
          </w:rPr>
          <w:delText>Figs. 3-5</w:delText>
        </w:r>
        <w:r w:rsidDel="003E45CA">
          <w:delText xml:space="preserve">) is better explained by an increased randomness in the relationship between spiking activity and alpha phase as seen in the examples from </w:delText>
        </w:r>
        <w:r w:rsidRPr="40919A1A" w:rsidDel="003E45CA">
          <w:rPr>
            <w:b/>
            <w:bCs/>
          </w:rPr>
          <w:delText>Figure 6</w:delText>
        </w:r>
        <w:r w:rsidDel="003E45CA">
          <w:delText xml:space="preserve"> - strong deviation from both uniform and normal distributions.</w:delText>
        </w:r>
        <w:r w:rsidDel="00C74C87">
          <w:delText xml:space="preserve"> </w:delText>
        </w:r>
        <w:r w:rsidDel="003E45CA">
          <w:delText>Taken together, these data suggest that poor cognitive performance on the task was preceded by disruptions in the modulation of single-unit spiking activity by the phase of alpha oscillations. There were, however, no significant differences in average preferred spiking phases between cognitive or motor outcomes (</w:delText>
        </w:r>
        <w:r w:rsidRPr="40919A1A" w:rsidDel="003E45CA">
          <w:rPr>
            <w:b/>
            <w:bCs/>
          </w:rPr>
          <w:delText>Fig. 7D</w:delText>
        </w:r>
        <w:r w:rsidDel="003E45CA">
          <w:delText>).</w:delText>
        </w:r>
      </w:del>
      <w:commentRangeEnd w:id="1068"/>
      <w:r>
        <w:rPr>
          <w:rStyle w:val="CommentReference"/>
        </w:rPr>
        <w:commentReference w:id="1068"/>
      </w:r>
    </w:p>
    <w:p w14:paraId="3B50F8FF" w14:textId="77777777" w:rsidR="00EB66ED" w:rsidRPr="00BB3ED6" w:rsidRDefault="00EB66ED"/>
    <w:p w14:paraId="2C6D0FFA" w14:textId="77777777" w:rsidR="00EB66ED" w:rsidRPr="00BB3ED6" w:rsidRDefault="003E45CA">
      <w:pPr>
        <w:rPr>
          <w:b/>
        </w:rPr>
      </w:pPr>
      <w:r w:rsidRPr="00BB3ED6">
        <w:rPr>
          <w:b/>
        </w:rPr>
        <w:t>Discussion</w:t>
      </w:r>
    </w:p>
    <w:p w14:paraId="6F0AAC47" w14:textId="40A24E45" w:rsidR="00EB66ED" w:rsidRPr="00BB3ED6" w:rsidRDefault="003E45CA">
      <w:pPr>
        <w:rPr>
          <w:b/>
          <w:i/>
        </w:rPr>
      </w:pPr>
      <w:r w:rsidRPr="00BB3ED6">
        <w:rPr>
          <w:b/>
          <w:i/>
        </w:rPr>
        <w:t>The physiology of spontaneous alpha modulation</w:t>
      </w:r>
    </w:p>
    <w:p w14:paraId="0780246B" w14:textId="2F7819F0" w:rsidR="00EB66ED" w:rsidRPr="00BB3ED6" w:rsidRDefault="003E45CA" w:rsidP="004A74E3">
      <w:pPr>
        <w:jc w:val="both"/>
      </w:pPr>
      <w:r w:rsidRPr="46B18DD8">
        <w:rPr>
          <w:lang w:val="en-US"/>
        </w:rPr>
        <w:t xml:space="preserve">In this study, we systematically characterized alpha modulation of single-unit spiking activity in two cortical (S1 and PFC) and two subcortical (striatum and amygdala) brain regions during baseline activity </w:t>
      </w:r>
      <w:r w:rsidR="004A74E3" w:rsidRPr="46B18DD8">
        <w:rPr>
          <w:lang w:val="en-US"/>
        </w:rPr>
        <w:t>associated with different behavioral outcomes</w:t>
      </w:r>
      <w:r w:rsidRPr="46B18DD8">
        <w:rPr>
          <w:lang w:val="en-US"/>
        </w:rPr>
        <w:t>.</w:t>
      </w:r>
      <w:r w:rsidR="00C74C87" w:rsidRPr="46B18DD8">
        <w:rPr>
          <w:lang w:val="en-US"/>
        </w:rPr>
        <w:t xml:space="preserve"> </w:t>
      </w:r>
      <w:r w:rsidRPr="46B18DD8">
        <w:rPr>
          <w:lang w:val="en-US"/>
        </w:rPr>
        <w:t xml:space="preserve">We found </w:t>
      </w:r>
      <w:del w:id="1070" w:author="Craig Kelley" w:date="2025-06-23T13:50:00Z">
        <w:r w:rsidRPr="46B18DD8" w:rsidDel="004A74E3">
          <w:rPr>
            <w:lang w:val="en-US"/>
          </w:rPr>
          <w:delText>phase-</w:delText>
        </w:r>
        <w:r w:rsidRPr="46B18DD8" w:rsidDel="003E45CA">
          <w:rPr>
            <w:lang w:val="en-US"/>
          </w:rPr>
          <w:delText>modulated</w:delText>
        </w:r>
      </w:del>
      <w:ins w:id="1071" w:author="Craig Kelley" w:date="2025-06-23T13:50:00Z">
        <w:r w:rsidR="57A70B1B" w:rsidRPr="46B18DD8">
          <w:rPr>
            <w:lang w:val="en-US"/>
          </w:rPr>
          <w:t>phase modulated</w:t>
        </w:r>
      </w:ins>
      <w:r w:rsidRPr="46B18DD8">
        <w:rPr>
          <w:lang w:val="en-US"/>
        </w:rPr>
        <w:t xml:space="preserve"> neurons in each brain region, but they were far more prevalent in neocortex than in striatum or amygdala (</w:t>
      </w:r>
      <w:r w:rsidRPr="46B18DD8">
        <w:rPr>
          <w:b/>
          <w:bCs/>
          <w:lang w:val="en-US"/>
        </w:rPr>
        <w:t>Fig. 3</w:t>
      </w:r>
      <w:r w:rsidRPr="46B18DD8">
        <w:rPr>
          <w:lang w:val="en-US"/>
        </w:rPr>
        <w:t>).</w:t>
      </w:r>
      <w:r w:rsidR="00C74C87" w:rsidRPr="46B18DD8">
        <w:rPr>
          <w:lang w:val="en-US"/>
        </w:rPr>
        <w:t xml:space="preserve"> </w:t>
      </w:r>
      <w:del w:id="1072" w:author="Craig Kelley" w:date="2025-06-23T13:50:00Z">
        <w:r w:rsidRPr="46B18DD8" w:rsidDel="004A74E3">
          <w:rPr>
            <w:lang w:val="en-US"/>
          </w:rPr>
          <w:delText>Phase-modulated</w:delText>
        </w:r>
      </w:del>
      <w:ins w:id="1073" w:author="Craig Kelley" w:date="2025-06-23T13:50:00Z">
        <w:r w:rsidR="57A70B1B" w:rsidRPr="46B18DD8">
          <w:rPr>
            <w:lang w:val="en-US"/>
          </w:rPr>
          <w:t>Phase modulated</w:t>
        </w:r>
      </w:ins>
      <w:r w:rsidRPr="46B18DD8">
        <w:rPr>
          <w:lang w:val="en-US"/>
        </w:rPr>
        <w:t xml:space="preserve"> neurons were also more common in S1 than in PFC; however, all neurons recorded from PFC were located in infragranular layers, whereas neurons recorded from S1 were distributed across all cortical layers.</w:t>
      </w:r>
      <w:r w:rsidR="00C74C87" w:rsidRPr="46B18DD8">
        <w:rPr>
          <w:lang w:val="en-US"/>
        </w:rPr>
        <w:t xml:space="preserve"> </w:t>
      </w:r>
      <w:r w:rsidRPr="46B18DD8">
        <w:rPr>
          <w:lang w:val="en-US"/>
        </w:rPr>
        <w:t xml:space="preserve">Within PFC, we found significant differences in the prevalence of phase modulation among its subregions (ACC, PL, IL, etc.; </w:t>
      </w:r>
      <w:r w:rsidRPr="46B18DD8">
        <w:rPr>
          <w:b/>
          <w:bCs/>
          <w:lang w:val="en-US"/>
        </w:rPr>
        <w:t>Fig 4C</w:t>
      </w:r>
      <w:r w:rsidRPr="46B18DD8">
        <w:rPr>
          <w:lang w:val="en-US"/>
        </w:rPr>
        <w:t>).</w:t>
      </w:r>
      <w:r w:rsidR="00C74C87" w:rsidRPr="46B18DD8">
        <w:rPr>
          <w:lang w:val="en-US"/>
        </w:rPr>
        <w:t xml:space="preserve"> </w:t>
      </w:r>
      <w:r w:rsidRPr="46B18DD8">
        <w:rPr>
          <w:lang w:val="en-US"/>
        </w:rPr>
        <w:t xml:space="preserve">Differences in the prevalence of alpha modulation between cortical regions have also been reported in macaques </w:t>
      </w:r>
      <w:r>
        <w:fldChar w:fldCharType="begin">
          <w:fldData xml:space="preserve">PEVuZE5vdGU+PENpdGU+PEF1dGhvcj5IYWVnZW5zPC9BdXRob3I+PFllYXI+MjAxMTwvWWVhcj48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</w:fldData>
        </w:fldChar>
      </w:r>
      <w:r>
        <w:instrText xml:space="preserve"> ADDIN EN.CITE </w:instrText>
      </w:r>
      <w:r>
        <w:fldChar w:fldCharType="begin">
          <w:fldData xml:space="preserve">PEVuZE5vdGU+PENpdGU+PEF1dGhvcj5IYWVnZW5zPC9BdXRob3I+PFllYXI+MjAxMTwvWWVhcj48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</w:fldData>
        </w:fldChar>
      </w:r>
      <w:r>
        <w:instrText xml:space="preserve"> ADDIN EN.CITE.DATA </w:instrText>
      </w:r>
      <w:r>
        <w:fldChar w:fldCharType="end"/>
      </w:r>
      <w:r>
        <w:fldChar w:fldCharType="separate"/>
      </w:r>
      <w:r w:rsidR="000920E1" w:rsidRPr="46B18DD8">
        <w:rPr>
          <w:noProof/>
          <w:lang w:val="en-US"/>
        </w:rPr>
        <w:t>(Bollimunta et al., 2008; Haegens et al., 2011)</w:t>
      </w:r>
      <w:r>
        <w:fldChar w:fldCharType="end"/>
      </w:r>
      <w:r w:rsidRPr="46B18DD8">
        <w:rPr>
          <w:lang w:val="en-US"/>
        </w:rPr>
        <w:t xml:space="preserve">. Within S1, we found the prevalence and strength of alpha modulation differed significantly </w:t>
      </w:r>
      <w:r w:rsidRPr="46B18DD8">
        <w:rPr>
          <w:lang w:val="en-US"/>
        </w:rPr>
        <w:lastRenderedPageBreak/>
        <w:t>between cortical layers (</w:t>
      </w:r>
      <w:r w:rsidRPr="46B18DD8">
        <w:rPr>
          <w:b/>
          <w:bCs/>
          <w:lang w:val="en-US"/>
        </w:rPr>
        <w:t>Fig. 4A</w:t>
      </w:r>
      <w:r w:rsidRPr="46B18DD8">
        <w:rPr>
          <w:lang w:val="en-US"/>
        </w:rPr>
        <w:t>). Studies of phase modulation of</w:t>
      </w:r>
      <w:ins w:id="1074" w:author="Craig Kelley [2]" w:date="2025-07-01T17:29:00Z">
        <w:r w:rsidR="00956F13">
          <w:rPr>
            <w:lang w:val="en-US"/>
          </w:rPr>
          <w:t xml:space="preserve"> evoked</w:t>
        </w:r>
      </w:ins>
      <w:r w:rsidRPr="46B18DD8">
        <w:rPr>
          <w:lang w:val="en-US"/>
        </w:rPr>
        <w:t xml:space="preserve"> multi-unit spiking in nonhuman primates also observed laminar differences in the prevalence of phase modulation </w:t>
      </w:r>
      <w:r>
        <w:fldChar w:fldCharType="begin">
          <w:fldData xml:space="preserve">PEVuZE5vdGU+PENpdGU+PEF1dGhvcj5Cb2xsaW11bnRhPC9BdXRob3I+PFllYXI+MjAwODwvWWVh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</w:fldData>
        </w:fldChar>
      </w:r>
      <w:r>
        <w:instrText xml:space="preserve"> ADDIN EN.CITE </w:instrText>
      </w:r>
      <w:r>
        <w:fldChar w:fldCharType="begin">
          <w:fldData xml:space="preserve">PEVuZE5vdGU+PENpdGU+PEF1dGhvcj5Cb2xsaW11bnRhPC9BdXRob3I+PFllYXI+MjAwODwvWWVh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</w:fldData>
        </w:fldChar>
      </w:r>
      <w:r>
        <w:instrText xml:space="preserve"> ADDIN EN.CITE.DATA </w:instrText>
      </w:r>
      <w:r>
        <w:fldChar w:fldCharType="end"/>
      </w:r>
      <w:r>
        <w:fldChar w:fldCharType="separate"/>
      </w:r>
      <w:r w:rsidR="000920E1" w:rsidRPr="46B18DD8">
        <w:rPr>
          <w:noProof/>
          <w:lang w:val="en-US"/>
        </w:rPr>
        <w:t>(Bollimunta et al., 2008; Dougherty et al., 2017; Davis et al., 2023)</w:t>
      </w:r>
      <w:r>
        <w:fldChar w:fldCharType="end"/>
      </w:r>
      <w:r w:rsidRPr="46B18DD8">
        <w:rPr>
          <w:lang w:val="en-US"/>
        </w:rPr>
        <w:t>.</w:t>
      </w:r>
      <w:r w:rsidR="00C74C87" w:rsidRPr="46B18DD8">
        <w:rPr>
          <w:lang w:val="en-US"/>
        </w:rPr>
        <w:t xml:space="preserve"> </w:t>
      </w:r>
      <w:r>
        <w:fldChar w:fldCharType="begin"/>
      </w:r>
      <w:r>
        <w:instrText xml:space="preserve"> ADDIN EN.CITE &lt;EndNote&gt;&lt;Cite AuthorYear="1"&gt;&lt;Author&gt;Bollimunta&lt;/Author&gt;&lt;Year&gt;2008&lt;/Year&gt;&lt;RecNum&gt;3550&lt;/RecNum&gt;&lt;DisplayText&gt;Bollimunta et al. (2008)&lt;/DisplayText&gt;&lt;record&gt;&lt;rec-number&gt;3550&lt;/rec-number&gt;&lt;foreign-keys&gt;&lt;key app="EN" db-id="5dp59vdti2f293estrn55zpla5rdts2xrvte" timestamp="1740422485" guid="dbea14d7-f0ab-4368-b938-987da7f32330"&gt;3550&lt;/key&gt;&lt;/foreign-keys&gt;&lt;ref-type name="Journal Article"&gt;17&lt;/ref-type&gt;&lt;contributors&gt;&lt;authors&gt;&lt;author&gt;Bollimunta, A.&lt;/author&gt;&lt;author&gt;Chen, Y.&lt;/author&gt;&lt;author&gt;Schroeder, C. E.&lt;/author&gt;&lt;author&gt;Ding, M.&lt;/author&gt;&lt;/authors&gt;&lt;/contributors&gt;&lt;auth-address&gt;J. Crayton Pruitt Family Department of Biomedical Engineering, University of Florida, Gainesville, Florida 32611, USA.&lt;/auth-address&gt;&lt;titles&gt;&lt;title&gt;Neuronal mechanisms of cortical alpha oscillations in awake-behaving macaques&lt;/title&gt;&lt;secondary-title&gt;J Neurosci&lt;/secondary-title&gt;&lt;/titles&gt;&lt;periodical&gt;&lt;full-title&gt;J Neurosci&lt;/full-title&gt;&lt;/periodical&gt;&lt;pages&gt;9976-88&lt;/pages&gt;&lt;volume&gt;28&lt;/volume&gt;&lt;number&gt;40&lt;/number&gt;&lt;keywords&gt;&lt;keyword&gt;Acoustic Stimulation/methods&lt;/keyword&gt;&lt;keyword&gt;*Alpha Rhythm/methods&lt;/keyword&gt;&lt;keyword&gt;Animals&lt;/keyword&gt;&lt;keyword&gt;Cerebral Cortex/*physiology&lt;/keyword&gt;&lt;keyword&gt;Macaca fascicularis&lt;/keyword&gt;&lt;keyword&gt;Neurons/*physiology&lt;/keyword&gt;&lt;keyword&gt;Psychomotor Performance/physiology&lt;/keyword&gt;&lt;keyword&gt;Wakefulness/*physiology&lt;/keyword&gt;&lt;/keywords&gt;&lt;dates&gt;&lt;year&gt;2008&lt;/year&gt;&lt;pub-dates&gt;&lt;date&gt;Oct 1&lt;/date&gt;&lt;/pub-dates&gt;&lt;/dates&gt;&lt;isbn&gt;0270-6474 (Print)&amp;#xD;0270-6474&lt;/isbn&gt;&lt;accession-num&gt;18829955&lt;/accession-num&gt;&lt;urls&gt;&lt;/urls&gt;&lt;custom2&gt;PMC2692971&lt;/custom2&gt;&lt;custom6&gt;NIHMS71905&lt;/custom6&gt;&lt;electronic-resource-num&gt;10.1523/jneurosci.2699-08.2008&lt;/electronic-resource-num&gt;&lt;remote-database-provider&gt;NLM&lt;/remote-database-provider&gt;&lt;language&gt;eng&lt;/language&gt;&lt;/record&gt;&lt;/Cite&gt;&lt;/EndNote&gt;</w:instrText>
      </w:r>
      <w:r>
        <w:fldChar w:fldCharType="separate"/>
      </w:r>
      <w:r w:rsidR="000920E1" w:rsidRPr="46B18DD8">
        <w:rPr>
          <w:noProof/>
          <w:lang w:val="en-US"/>
        </w:rPr>
        <w:t>Bollimunta et al. (2008)</w:t>
      </w:r>
      <w:r>
        <w:fldChar w:fldCharType="end"/>
      </w:r>
      <w:r w:rsidRPr="46B18DD8">
        <w:rPr>
          <w:lang w:val="en-US"/>
        </w:rPr>
        <w:t xml:space="preserve"> observed the weakest coupling between alpha and multi-unit activity in </w:t>
      </w:r>
      <w:proofErr w:type="spellStart"/>
      <w:r w:rsidRPr="46B18DD8">
        <w:rPr>
          <w:lang w:val="en-US"/>
        </w:rPr>
        <w:t>supragranular</w:t>
      </w:r>
      <w:proofErr w:type="spellEnd"/>
      <w:r w:rsidRPr="46B18DD8">
        <w:rPr>
          <w:lang w:val="en-US"/>
        </w:rPr>
        <w:t xml:space="preserve"> layers of higher order visual areas (V2 and V4) in macaques, while </w:t>
      </w:r>
      <w:r>
        <w:fldChar w:fldCharType="begin"/>
      </w:r>
      <w:r>
        <w:instrText xml:space="preserve"> ADDIN EN.CITE &lt;EndNote&gt;&lt;Cite AuthorYear="1"&gt;&lt;Author&gt;Davis&lt;/Author&gt;&lt;Year&gt;2023&lt;/Year&gt;&lt;RecNum&gt;3557&lt;/RecNum&gt;&lt;DisplayText&gt;Davis et al. (2023)&lt;/DisplayText&gt;&lt;record&gt;&lt;rec-number&gt;3557&lt;/rec-number&gt;&lt;foreign-keys&gt;&lt;key app="EN" db-id="5dp59vdti2f293estrn55zpla5rdts2xrvte" timestamp="1740430685" guid="868fe429-131f-447c-bfdd-0b48e8174b12"&gt;3557&lt;/key&gt;&lt;/foreign-keys&gt;&lt;ref-type name="Journal Article"&gt;17&lt;/ref-type&gt;&lt;contributors&gt;&lt;authors&gt;&lt;author&gt;Davis, Z. W.&lt;/author&gt;&lt;author&gt;Dotson, N. M.&lt;/author&gt;&lt;author&gt;Franken, T. P.&lt;/author&gt;&lt;author&gt;Muller, L.&lt;/author&gt;&lt;author&gt;Reynolds, J. H.&lt;/author&gt;&lt;/authors&gt;&lt;/contributors&gt;&lt;auth-address&gt;The Salk Institute for Biological Studies, La Jolla, United States.&amp;#xD;Department of Neuroscience, Washington University in St. Louis School of Medicine, St. Louis, United States.&amp;#xD;Department of Mathematics, Western University, London, Canada.&amp;#xD;Brain and Mind Institute, Western University, London, Canada.&lt;/auth-address&gt;&lt;titles&gt;&lt;title&gt;Spike-phase coupling patterns reveal laminar identity in primate cortex&lt;/title&gt;&lt;secondary-title&gt;Elife&lt;/secondary-title&gt;&lt;/titles&gt;&lt;periodical&gt;&lt;full-title&gt;eLife&lt;/full-title&gt;&lt;/periodical&gt;&lt;volume&gt;12&lt;/volume&gt;&lt;edition&gt;20230417&lt;/edition&gt;&lt;keywords&gt;&lt;keyword&gt;Animals&lt;/keyword&gt;&lt;keyword&gt;Macaca mulatta&lt;/keyword&gt;&lt;keyword&gt;*Brain&lt;/keyword&gt;&lt;keyword&gt;*Electrophysiological Phenomena&lt;/keyword&gt;&lt;keyword&gt;cortex&lt;/keyword&gt;&lt;keyword&gt;current-source density&lt;/keyword&gt;&lt;keyword&gt;laminar analyses&lt;/keyword&gt;&lt;keyword&gt;marmoset&lt;/keyword&gt;&lt;keyword&gt;neuroscience&lt;/keyword&gt;&lt;keyword&gt;primate&lt;/keyword&gt;&lt;keyword&gt;rhesus macaque&lt;/keyword&gt;&lt;keyword&gt;spike–field coupling&lt;/keyword&gt;&lt;/keywords&gt;&lt;dates&gt;&lt;year&gt;2023&lt;/year&gt;&lt;pub-dates&gt;&lt;date&gt;Apr 17&lt;/date&gt;&lt;/pub-dates&gt;&lt;/dates&gt;&lt;isbn&gt;2050-084x&lt;/isbn&gt;&lt;accession-num&gt;37067528&lt;/accession-num&gt;&lt;urls&gt;&lt;/urls&gt;&lt;custom1&gt;ZD, ND, TF, LM, JR No competing interests declared&lt;/custom1&gt;&lt;custom2&gt;PMC10162800&lt;/custom2&gt;&lt;electronic-resource-num&gt;10.7554/eLife.84512&lt;/electronic-resource-num&gt;&lt;remote-database-provider&gt;NLM&lt;/remote-database-provider&gt;&lt;language&gt;eng&lt;/language&gt;&lt;/record&gt;&lt;/Cite&gt;&lt;/EndNote&gt;</w:instrText>
      </w:r>
      <w:r>
        <w:fldChar w:fldCharType="separate"/>
      </w:r>
      <w:r w:rsidR="000920E1" w:rsidRPr="46B18DD8">
        <w:rPr>
          <w:noProof/>
          <w:lang w:val="en-US"/>
        </w:rPr>
        <w:t>Davis et al. (2023)</w:t>
      </w:r>
      <w:r>
        <w:fldChar w:fldCharType="end"/>
      </w:r>
      <w:r w:rsidRPr="46B18DD8">
        <w:rPr>
          <w:lang w:val="en-US"/>
        </w:rPr>
        <w:t xml:space="preserve"> observed the strongest coupling between generalized oscillatory phase (5 - 50 Hz) and multi-unit spiking across PFC and medial temporal lobe in marmosets and V4 of macaques.</w:t>
      </w:r>
      <w:r w:rsidR="00C74C87" w:rsidRPr="46B18DD8">
        <w:rPr>
          <w:lang w:val="en-US"/>
        </w:rPr>
        <w:t xml:space="preserve"> </w:t>
      </w:r>
      <w:r w:rsidRPr="46B18DD8">
        <w:rPr>
          <w:lang w:val="en-US"/>
        </w:rPr>
        <w:t xml:space="preserve">We observed very sparse alpha modulation </w:t>
      </w:r>
      <w:ins w:id="1075" w:author="Craig Kelley" w:date="2025-06-23T13:54:00Z">
        <w:r w:rsidR="7E6141FF" w:rsidRPr="46B18DD8">
          <w:rPr>
            <w:lang w:val="en-US"/>
          </w:rPr>
          <w:t xml:space="preserve">among RS units </w:t>
        </w:r>
      </w:ins>
      <w:r w:rsidRPr="46B18DD8">
        <w:rPr>
          <w:lang w:val="en-US"/>
        </w:rPr>
        <w:t>in layer 1, but most neurons in layer 2/3 were alpha modulated.</w:t>
      </w:r>
      <w:r w:rsidR="00C74C87" w:rsidRPr="46B18DD8">
        <w:rPr>
          <w:lang w:val="en-US"/>
        </w:rPr>
        <w:t xml:space="preserve"> </w:t>
      </w:r>
      <w:r w:rsidRPr="46B18DD8">
        <w:rPr>
          <w:lang w:val="en-US"/>
        </w:rPr>
        <w:t xml:space="preserve">It may be that multi-unit activity recordings in </w:t>
      </w:r>
      <w:proofErr w:type="spellStart"/>
      <w:r w:rsidRPr="46B18DD8">
        <w:rPr>
          <w:lang w:val="en-US"/>
        </w:rPr>
        <w:t>supragranular</w:t>
      </w:r>
      <w:proofErr w:type="spellEnd"/>
      <w:r w:rsidRPr="46B18DD8">
        <w:rPr>
          <w:lang w:val="en-US"/>
        </w:rPr>
        <w:t xml:space="preserve"> cortex from </w:t>
      </w:r>
      <w:r>
        <w:fldChar w:fldCharType="begin"/>
      </w:r>
      <w:r>
        <w:instrText xml:space="preserve"> ADDIN EN.CITE &lt;EndNote&gt;&lt;Cite AuthorYear="1"&gt;&lt;Author&gt;Bollimunta&lt;/Author&gt;&lt;Year&gt;2008&lt;/Year&gt;&lt;RecNum&gt;3550&lt;/RecNum&gt;&lt;DisplayText&gt;Bollimunta et al. (2008)&lt;/DisplayText&gt;&lt;record&gt;&lt;rec-number&gt;3550&lt;/rec-number&gt;&lt;foreign-keys&gt;&lt;key app="EN" db-id="5dp59vdti2f293estrn55zpla5rdts2xrvte" timestamp="1740422485" guid="dbea14d7-f0ab-4368-b938-987da7f32330"&gt;3550&lt;/key&gt;&lt;/foreign-keys&gt;&lt;ref-type name="Journal Article"&gt;17&lt;/ref-type&gt;&lt;contributors&gt;&lt;authors&gt;&lt;author&gt;Bollimunta, A.&lt;/author&gt;&lt;author&gt;Chen, Y.&lt;/author&gt;&lt;author&gt;Schroeder, C. E.&lt;/author&gt;&lt;author&gt;Ding, M.&lt;/author&gt;&lt;/authors&gt;&lt;/contributors&gt;&lt;auth-address&gt;J. Crayton Pruitt Family Department of Biomedical Engineering, University of Florida, Gainesville, Florida 32611, USA.&lt;/auth-address&gt;&lt;titles&gt;&lt;title&gt;Neuronal mechanisms of cortical alpha oscillations in awake-behaving macaques&lt;/title&gt;&lt;secondary-title&gt;J Neurosci&lt;/secondary-title&gt;&lt;/titles&gt;&lt;periodical&gt;&lt;full-title&gt;J Neurosci&lt;/full-title&gt;&lt;/periodical&gt;&lt;pages&gt;9976-88&lt;/pages&gt;&lt;volume&gt;28&lt;/volume&gt;&lt;number&gt;40&lt;/number&gt;&lt;keywords&gt;&lt;keyword&gt;Acoustic Stimulation/methods&lt;/keyword&gt;&lt;keyword&gt;*Alpha Rhythm/methods&lt;/keyword&gt;&lt;keyword&gt;Animals&lt;/keyword&gt;&lt;keyword&gt;Cerebral Cortex/*physiology&lt;/keyword&gt;&lt;keyword&gt;Macaca fascicularis&lt;/keyword&gt;&lt;keyword&gt;Neurons/*physiology&lt;/keyword&gt;&lt;keyword&gt;Psychomotor Performance/physiology&lt;/keyword&gt;&lt;keyword&gt;Wakefulness/*physiology&lt;/keyword&gt;&lt;/keywords&gt;&lt;dates&gt;&lt;year&gt;2008&lt;/year&gt;&lt;pub-dates&gt;&lt;date&gt;Oct 1&lt;/date&gt;&lt;/pub-dates&gt;&lt;/dates&gt;&lt;isbn&gt;0270-6474 (Print)&amp;#xD;0270-6474&lt;/isbn&gt;&lt;accession-num&gt;18829955&lt;/accession-num&gt;&lt;urls&gt;&lt;/urls&gt;&lt;custom2&gt;PMC2692971&lt;/custom2&gt;&lt;custom6&gt;NIHMS71905&lt;/custom6&gt;&lt;electronic-resource-num&gt;10.1523/jneurosci.2699-08.2008&lt;/electronic-resource-num&gt;&lt;remote-database-provider&gt;NLM&lt;/remote-database-provider&gt;&lt;language&gt;eng&lt;/language&gt;&lt;/record&gt;&lt;/Cite&gt;&lt;/EndNote&gt;</w:instrText>
      </w:r>
      <w:r>
        <w:fldChar w:fldCharType="separate"/>
      </w:r>
      <w:r w:rsidR="000920E1" w:rsidRPr="46B18DD8">
        <w:rPr>
          <w:noProof/>
          <w:lang w:val="en-US"/>
        </w:rPr>
        <w:t>Bollimunta et al. (2008)</w:t>
      </w:r>
      <w:r>
        <w:fldChar w:fldCharType="end"/>
      </w:r>
      <w:r w:rsidRPr="46B18DD8">
        <w:rPr>
          <w:lang w:val="en-US"/>
        </w:rPr>
        <w:t xml:space="preserve"> were dominated by layer 1 neurons, and recordings from </w:t>
      </w:r>
      <w:r>
        <w:fldChar w:fldCharType="begin"/>
      </w:r>
      <w:r>
        <w:instrText xml:space="preserve"> ADDIN EN.CITE &lt;EndNote&gt;&lt;Cite AuthorYear="1"&gt;&lt;Author&gt;Davis&lt;/Author&gt;&lt;Year&gt;2023&lt;/Year&gt;&lt;RecNum&gt;3557&lt;/RecNum&gt;&lt;DisplayText&gt;Davis et al. (2023)&lt;/DisplayText&gt;&lt;record&gt;&lt;rec-number&gt;3557&lt;/rec-number&gt;&lt;foreign-keys&gt;&lt;key app="EN" db-id="5dp59vdti2f293estrn55zpla5rdts2xrvte" timestamp="1740430685" guid="868fe429-131f-447c-bfdd-0b48e8174b12"&gt;3557&lt;/key&gt;&lt;/foreign-keys&gt;&lt;ref-type name="Journal Article"&gt;17&lt;/ref-type&gt;&lt;contributors&gt;&lt;authors&gt;&lt;author&gt;Davis, Z. W.&lt;/author&gt;&lt;author&gt;Dotson, N. M.&lt;/author&gt;&lt;author&gt;Franken, T. P.&lt;/author&gt;&lt;author&gt;Muller, L.&lt;/author&gt;&lt;author&gt;Reynolds, J. H.&lt;/author&gt;&lt;/authors&gt;&lt;/contributors&gt;&lt;auth-address&gt;The Salk Institute for Biological Studies, La Jolla, United States.&amp;#xD;Department of Neuroscience, Washington University in St. Louis School of Medicine, St. Louis, United States.&amp;#xD;Department of Mathematics, Western University, London, Canada.&amp;#xD;Brain and Mind Institute, Western University, London, Canada.&lt;/auth-address&gt;&lt;titles&gt;&lt;title&gt;Spike-phase coupling patterns reveal laminar identity in primate cortex&lt;/title&gt;&lt;secondary-title&gt;Elife&lt;/secondary-title&gt;&lt;/titles&gt;&lt;periodical&gt;&lt;full-title&gt;eLife&lt;/full-title&gt;&lt;/periodical&gt;&lt;volume&gt;12&lt;/volume&gt;&lt;edition&gt;20230417&lt;/edition&gt;&lt;keywords&gt;&lt;keyword&gt;Animals&lt;/keyword&gt;&lt;keyword&gt;Macaca mulatta&lt;/keyword&gt;&lt;keyword&gt;*Brain&lt;/keyword&gt;&lt;keyword&gt;*Electrophysiological Phenomena&lt;/keyword&gt;&lt;keyword&gt;cortex&lt;/keyword&gt;&lt;keyword&gt;current-source density&lt;/keyword&gt;&lt;keyword&gt;laminar analyses&lt;/keyword&gt;&lt;keyword&gt;marmoset&lt;/keyword&gt;&lt;keyword&gt;neuroscience&lt;/keyword&gt;&lt;keyword&gt;primate&lt;/keyword&gt;&lt;keyword&gt;rhesus macaque&lt;/keyword&gt;&lt;keyword&gt;spike–field coupling&lt;/keyword&gt;&lt;/keywords&gt;&lt;dates&gt;&lt;year&gt;2023&lt;/year&gt;&lt;pub-dates&gt;&lt;date&gt;Apr 17&lt;/date&gt;&lt;/pub-dates&gt;&lt;/dates&gt;&lt;isbn&gt;2050-084x&lt;/isbn&gt;&lt;accession-num&gt;37067528&lt;/accession-num&gt;&lt;urls&gt;&lt;/urls&gt;&lt;custom1&gt;ZD, ND, TF, LM, JR No competing interests declared&lt;/custom1&gt;&lt;custom2&gt;PMC10162800&lt;/custom2&gt;&lt;electronic-resource-num&gt;10.7554/eLife.84512&lt;/electronic-resource-num&gt;&lt;remote-database-provider&gt;NLM&lt;/remote-database-provider&gt;&lt;language&gt;eng&lt;/language&gt;&lt;/record&gt;&lt;/Cite&gt;&lt;/EndNote&gt;</w:instrText>
      </w:r>
      <w:r>
        <w:fldChar w:fldCharType="separate"/>
      </w:r>
      <w:r w:rsidR="000920E1" w:rsidRPr="46B18DD8">
        <w:rPr>
          <w:noProof/>
          <w:lang w:val="en-US"/>
        </w:rPr>
        <w:t>Davis et al. (2023)</w:t>
      </w:r>
      <w:r>
        <w:fldChar w:fldCharType="end"/>
      </w:r>
      <w:r w:rsidR="00C74C87" w:rsidRPr="46B18DD8">
        <w:rPr>
          <w:lang w:val="en-US"/>
        </w:rPr>
        <w:t xml:space="preserve"> </w:t>
      </w:r>
      <w:r w:rsidRPr="46B18DD8">
        <w:rPr>
          <w:lang w:val="en-US"/>
        </w:rPr>
        <w:t>were dominated by layer 2/3 neurons, if in fact the laminar distributions of phase modulation are comparable between mice and monkeys.</w:t>
      </w:r>
    </w:p>
    <w:p w14:paraId="5A01E3D4" w14:textId="77777777" w:rsidR="00EB66ED" w:rsidRPr="00BB3ED6" w:rsidRDefault="00EB66ED"/>
    <w:p w14:paraId="158E1662" w14:textId="44DBF51A" w:rsidR="00EB66ED" w:rsidRPr="00BB3ED6" w:rsidRDefault="003E45CA">
      <w:pPr>
        <w:jc w:val="both"/>
      </w:pPr>
      <w:r w:rsidRPr="46B18DD8">
        <w:rPr>
          <w:lang w:val="en-US"/>
        </w:rPr>
        <w:t xml:space="preserve">The majority of </w:t>
      </w:r>
      <w:del w:id="1076" w:author="Craig Kelley" w:date="2025-06-23T13:50:00Z">
        <w:r w:rsidRPr="46B18DD8" w:rsidDel="004A74E3">
          <w:rPr>
            <w:lang w:val="en-US"/>
          </w:rPr>
          <w:delText>phase-modulated</w:delText>
        </w:r>
      </w:del>
      <w:ins w:id="1077" w:author="Craig Kelley" w:date="2025-06-23T13:50:00Z">
        <w:r w:rsidR="57A70B1B" w:rsidRPr="46B18DD8">
          <w:rPr>
            <w:lang w:val="en-US"/>
          </w:rPr>
          <w:t>phase modulated</w:t>
        </w:r>
      </w:ins>
      <w:r w:rsidRPr="46B18DD8">
        <w:rPr>
          <w:lang w:val="en-US"/>
        </w:rPr>
        <w:t xml:space="preserve"> neurons exhibited </w:t>
      </w:r>
      <w:del w:id="1078" w:author="Craig Kelley [2]" w:date="2025-07-01T17:31:00Z">
        <w:r w:rsidRPr="46B18DD8" w:rsidDel="00956F13">
          <w:rPr>
            <w:lang w:val="en-US"/>
          </w:rPr>
          <w:delText xml:space="preserve">distributions of </w:delText>
        </w:r>
      </w:del>
      <w:ins w:id="1079" w:author="Craig Kelley [2]" w:date="2025-07-01T17:31:00Z">
        <w:r w:rsidR="00956F13">
          <w:rPr>
            <w:lang w:val="en-US"/>
          </w:rPr>
          <w:t xml:space="preserve">spike-phase distributions </w:t>
        </w:r>
      </w:ins>
      <w:del w:id="1080" w:author="Craig Kelley [2]" w:date="2025-07-01T17:30:00Z">
        <w:r w:rsidRPr="46B18DD8" w:rsidDel="00956F13">
          <w:rPr>
            <w:lang w:val="en-US"/>
          </w:rPr>
          <w:delText xml:space="preserve">spikes across alpha phase </w:delText>
        </w:r>
      </w:del>
      <w:r w:rsidRPr="46B18DD8">
        <w:rPr>
          <w:lang w:val="en-US"/>
        </w:rPr>
        <w:t>which closely followed a von Mises distribution (a normal distribution in circular space).</w:t>
      </w:r>
      <w:r w:rsidR="00C74C87" w:rsidRPr="46B18DD8">
        <w:rPr>
          <w:lang w:val="en-US"/>
        </w:rPr>
        <w:t xml:space="preserve"> </w:t>
      </w:r>
      <w:r w:rsidRPr="46B18DD8">
        <w:rPr>
          <w:lang w:val="en-US"/>
        </w:rPr>
        <w:t xml:space="preserve">In other words, these neurons preferentially fired at </w:t>
      </w:r>
      <w:ins w:id="1081" w:author="Craig Kelley [2]" w:date="2025-07-01T17:31:00Z">
        <w:r w:rsidR="00956F13">
          <w:rPr>
            <w:lang w:val="en-US"/>
          </w:rPr>
          <w:t>one</w:t>
        </w:r>
      </w:ins>
      <w:del w:id="1082" w:author="Craig Kelley [2]" w:date="2025-07-01T17:31:00Z">
        <w:r w:rsidRPr="46B18DD8" w:rsidDel="00956F13">
          <w:rPr>
            <w:lang w:val="en-US"/>
          </w:rPr>
          <w:delText>a</w:delText>
        </w:r>
      </w:del>
      <w:r w:rsidRPr="46B18DD8">
        <w:rPr>
          <w:lang w:val="en-US"/>
        </w:rPr>
        <w:t xml:space="preserve"> particular phase of the alpha cycle (</w:t>
      </w:r>
      <w:r w:rsidRPr="46B18DD8">
        <w:rPr>
          <w:b/>
          <w:bCs/>
          <w:lang w:val="en-US"/>
        </w:rPr>
        <w:t xml:space="preserve">Fig </w:t>
      </w:r>
      <w:del w:id="1083" w:author="Craig Kelley [2]" w:date="2025-07-01T17:31:00Z">
        <w:r w:rsidRPr="46B18DD8" w:rsidDel="00956F13">
          <w:rPr>
            <w:b/>
            <w:bCs/>
            <w:lang w:val="en-US"/>
          </w:rPr>
          <w:delText>3C</w:delText>
        </w:r>
      </w:del>
      <w:ins w:id="1084" w:author="Craig Kelley [2]" w:date="2025-07-01T17:31:00Z">
        <w:r w:rsidR="00956F13" w:rsidRPr="46B18DD8">
          <w:rPr>
            <w:b/>
            <w:bCs/>
            <w:lang w:val="en-US"/>
          </w:rPr>
          <w:t>3</w:t>
        </w:r>
        <w:r w:rsidR="00956F13">
          <w:rPr>
            <w:b/>
            <w:bCs/>
            <w:lang w:val="en-US"/>
          </w:rPr>
          <w:t>D</w:t>
        </w:r>
      </w:ins>
      <w:r w:rsidRPr="46B18DD8">
        <w:rPr>
          <w:lang w:val="en-US"/>
        </w:rPr>
        <w:t>).</w:t>
      </w:r>
      <w:r w:rsidR="00C74C87" w:rsidRPr="46B18DD8">
        <w:rPr>
          <w:lang w:val="en-US"/>
        </w:rPr>
        <w:t xml:space="preserve"> </w:t>
      </w:r>
      <w:r w:rsidRPr="46B18DD8">
        <w:rPr>
          <w:lang w:val="en-US"/>
        </w:rPr>
        <w:t>In neocortex, most neurons fired most often at the trough of the alpha cycle (</w:t>
      </w:r>
      <w:r w:rsidRPr="46B18DD8">
        <w:rPr>
          <w:b/>
          <w:bCs/>
          <w:lang w:val="en-US"/>
        </w:rPr>
        <w:t>Fig. 3D, E</w:t>
      </w:r>
      <w:r w:rsidRPr="46B18DD8">
        <w:rPr>
          <w:lang w:val="en-US"/>
        </w:rPr>
        <w:t xml:space="preserve">) in line with previous findings of alpha modulation of cortical multi-unit spiking in nonhuman primates </w:t>
      </w:r>
      <w:r>
        <w:fldChar w:fldCharType="begin">
          <w:fldData xml:space="preserve">PEVuZE5vdGU+PENpdGU+PEF1dGhvcj5Cb2xsaW11bnRhPC9BdXRob3I+PFllYXI+MjAwODwvWWVh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</w:fldData>
        </w:fldChar>
      </w:r>
      <w:r>
        <w:instrText xml:space="preserve"> ADDIN EN.CITE </w:instrText>
      </w:r>
      <w:r>
        <w:fldChar w:fldCharType="begin">
          <w:fldData xml:space="preserve">PEVuZE5vdGU+PENpdGU+PEF1dGhvcj5Cb2xsaW11bnRhPC9BdXRob3I+PFllYXI+MjAwODwvWWVh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</w:fldData>
        </w:fldChar>
      </w:r>
      <w:r>
        <w:instrText xml:space="preserve"> ADDIN EN.CITE.DATA </w:instrText>
      </w:r>
      <w:r>
        <w:fldChar w:fldCharType="end"/>
      </w:r>
      <w:r>
        <w:fldChar w:fldCharType="separate"/>
      </w:r>
      <w:r w:rsidR="000920E1" w:rsidRPr="46B18DD8">
        <w:rPr>
          <w:noProof/>
          <w:lang w:val="en-US"/>
        </w:rPr>
        <w:t>(Bollimunta et al., 2008; Haegens et al., 2011; van Kerkoerle et al., 2014; Dougherty et al., 2017)</w:t>
      </w:r>
      <w:r>
        <w:fldChar w:fldCharType="end"/>
      </w:r>
      <w:r w:rsidRPr="46B18DD8">
        <w:rPr>
          <w:lang w:val="en-US"/>
        </w:rPr>
        <w:t xml:space="preserve">. This was also true </w:t>
      </w:r>
      <w:r w:rsidR="004A74E3" w:rsidRPr="46B18DD8">
        <w:rPr>
          <w:lang w:val="en-US"/>
        </w:rPr>
        <w:t xml:space="preserve">for </w:t>
      </w:r>
      <w:del w:id="1085" w:author="Craig Kelley" w:date="2025-06-23T13:50:00Z">
        <w:r w:rsidRPr="46B18DD8" w:rsidDel="004A74E3">
          <w:rPr>
            <w:lang w:val="en-US"/>
          </w:rPr>
          <w:delText>phase-modulated</w:delText>
        </w:r>
      </w:del>
      <w:ins w:id="1086" w:author="Craig Kelley" w:date="2025-06-23T13:50:00Z">
        <w:r w:rsidR="57A70B1B" w:rsidRPr="46B18DD8">
          <w:rPr>
            <w:lang w:val="en-US"/>
          </w:rPr>
          <w:t>phase modulated</w:t>
        </w:r>
      </w:ins>
      <w:r w:rsidRPr="46B18DD8">
        <w:rPr>
          <w:lang w:val="en-US"/>
        </w:rPr>
        <w:t xml:space="preserve"> neurons in striatum (</w:t>
      </w:r>
      <w:r w:rsidRPr="46B18DD8">
        <w:rPr>
          <w:b/>
          <w:bCs/>
          <w:lang w:val="en-US"/>
        </w:rPr>
        <w:t>Fig. 3</w:t>
      </w:r>
      <w:ins w:id="1087" w:author="Craig Kelley [2]" w:date="2025-07-01T17:32:00Z">
        <w:r w:rsidR="00956F13" w:rsidRPr="46B18DD8">
          <w:rPr>
            <w:b/>
            <w:bCs/>
            <w:lang w:val="en-US"/>
          </w:rPr>
          <w:t>3D, E</w:t>
        </w:r>
      </w:ins>
      <w:del w:id="1088" w:author="Craig Kelley [2]" w:date="2025-07-01T17:32:00Z">
        <w:r w:rsidRPr="46B18DD8" w:rsidDel="00956F13">
          <w:rPr>
            <w:b/>
            <w:bCs/>
            <w:lang w:val="en-US"/>
          </w:rPr>
          <w:delText>F</w:delText>
        </w:r>
      </w:del>
      <w:r w:rsidRPr="46B18DD8">
        <w:rPr>
          <w:lang w:val="en-US"/>
        </w:rPr>
        <w:t>).</w:t>
      </w:r>
      <w:r w:rsidR="00C74C87" w:rsidRPr="46B18DD8">
        <w:rPr>
          <w:lang w:val="en-US"/>
        </w:rPr>
        <w:t xml:space="preserve"> </w:t>
      </w:r>
      <w:r w:rsidRPr="46B18DD8">
        <w:rPr>
          <w:lang w:val="en-US"/>
        </w:rPr>
        <w:t>In S1 and PFC, a small fraction of both RS and FS units preferentially fired near the peak of the alpha cycle, however (</w:t>
      </w:r>
      <w:r w:rsidRPr="46B18DD8">
        <w:rPr>
          <w:b/>
          <w:bCs/>
          <w:lang w:val="en-US"/>
        </w:rPr>
        <w:t>Fig. 3D, E</w:t>
      </w:r>
      <w:r w:rsidRPr="46B18DD8">
        <w:rPr>
          <w:lang w:val="en-US"/>
        </w:rPr>
        <w:t>).</w:t>
      </w:r>
      <w:r w:rsidR="00C74C87" w:rsidRPr="46B18DD8">
        <w:rPr>
          <w:lang w:val="en-US"/>
        </w:rPr>
        <w:t xml:space="preserve"> </w:t>
      </w:r>
      <w:del w:id="1089" w:author="Craig Kelley" w:date="2025-06-23T13:56:00Z">
        <w:r w:rsidRPr="46B18DD8" w:rsidDel="003E45CA">
          <w:rPr>
            <w:lang w:val="en-US"/>
          </w:rPr>
          <w:delText>All the neurons recorded in PFC were in infragranular layers, but even in S1, where our recordings spanned all cortical layers, a</w:delText>
        </w:r>
      </w:del>
      <w:ins w:id="1090" w:author="Craig Kelley" w:date="2025-06-23T13:56:00Z">
        <w:r w:rsidR="62E94E8A" w:rsidRPr="46B18DD8">
          <w:rPr>
            <w:lang w:val="en-US"/>
          </w:rPr>
          <w:t>A</w:t>
        </w:r>
      </w:ins>
      <w:r w:rsidRPr="46B18DD8">
        <w:rPr>
          <w:lang w:val="en-US"/>
        </w:rPr>
        <w:t>ll of the neurons</w:t>
      </w:r>
      <w:ins w:id="1091" w:author="Craig Kelley [2]" w:date="2025-07-01T17:32:00Z">
        <w:r w:rsidR="00956F13">
          <w:rPr>
            <w:lang w:val="en-US"/>
          </w:rPr>
          <w:t xml:space="preserve"> in neocortex</w:t>
        </w:r>
      </w:ins>
      <w:r w:rsidRPr="46B18DD8">
        <w:rPr>
          <w:lang w:val="en-US"/>
        </w:rPr>
        <w:t xml:space="preserve"> that preferentially fired near the peak of the alpha cycle were </w:t>
      </w:r>
      <w:ins w:id="1092" w:author="Craig Kelley" w:date="2025-06-23T13:56:00Z">
        <w:r w:rsidR="4C0D720A" w:rsidRPr="46B18DD8">
          <w:rPr>
            <w:lang w:val="en-US"/>
          </w:rPr>
          <w:t xml:space="preserve">located in </w:t>
        </w:r>
      </w:ins>
      <w:r w:rsidRPr="46B18DD8">
        <w:rPr>
          <w:lang w:val="en-US"/>
        </w:rPr>
        <w:t>infragranular</w:t>
      </w:r>
      <w:ins w:id="1093" w:author="Craig Kelley [2]" w:date="2025-07-01T17:32:00Z">
        <w:r w:rsidR="00956F13">
          <w:rPr>
            <w:lang w:val="en-US"/>
          </w:rPr>
          <w:t xml:space="preserve"> layers</w:t>
        </w:r>
      </w:ins>
      <w:r w:rsidRPr="46B18DD8">
        <w:rPr>
          <w:lang w:val="en-US"/>
        </w:rPr>
        <w:t>.</w:t>
      </w:r>
      <w:r w:rsidR="00C74C87" w:rsidRPr="46B18DD8">
        <w:rPr>
          <w:lang w:val="en-US"/>
        </w:rPr>
        <w:t xml:space="preserve"> </w:t>
      </w:r>
      <w:ins w:id="1094" w:author="Craig Kelley [2]" w:date="2025-07-01T17:32:00Z">
        <w:r w:rsidR="00956F13">
          <w:rPr>
            <w:lang w:val="en-US"/>
          </w:rPr>
          <w:t xml:space="preserve">Neocortical </w:t>
        </w:r>
      </w:ins>
      <w:r w:rsidRPr="46B18DD8">
        <w:rPr>
          <w:lang w:val="en-US"/>
        </w:rPr>
        <w:t xml:space="preserve">FS neurons that preferentially fired near the peak of the alpha cycle were likely GABAergic interneurons which generated the pulsed inhibition necessary for the more common variety of alpha modulation </w:t>
      </w:r>
      <w:r>
        <w:fldChar w:fldCharType="begin"/>
      </w:r>
      <w:r>
        <w:instrText xml:space="preserve"> ADDIN EN.CITE &lt;EndNote&gt;&lt;Cite&gt;&lt;Author&gt;Mazaheri&lt;/Author&gt;&lt;Year&gt;2010&lt;/Year&gt;&lt;RecNum&gt;3544&lt;/RecNum&gt;&lt;DisplayText&gt;(Mazaheri and Jensen, 2010)&lt;/DisplayText&gt;&lt;record&gt;&lt;rec-number&gt;3544&lt;/rec-number&gt;&lt;foreign-keys&gt;&lt;key app="EN" db-id="5dp59vdti2f293estrn55zpla5rdts2xrvte" timestamp="1740410171" guid="bdb981a7-bfe8-4910-892e-9615aa955130"&gt;3544&lt;/key&gt;&lt;/foreign-keys&gt;&lt;ref-type name="Journal Article"&gt;17&lt;/ref-type&gt;&lt;contributors&gt;&lt;authors&gt;&lt;author&gt;Mazaheri, A.&lt;/author&gt;&lt;author&gt;Jensen, O.&lt;/author&gt;&lt;/authors&gt;&lt;/contributors&gt;&lt;auth-address&gt;Donders Institute for Brain, Cognition and Behaviour, Radboud University Nijmegen Nijmegen, Netherlands.&lt;/auth-address&gt;&lt;titles&gt;&lt;title&gt;Rhythmic pulsing: linking ongoing brain activity with evoked responses&lt;/title&gt;&lt;secondary-title&gt;Front Hum Neurosci&lt;/secondary-title&gt;&lt;/titles&gt;&lt;periodical&gt;&lt;full-title&gt;Front Hum Neurosci&lt;/full-title&gt;&lt;/periodical&gt;&lt;pages&gt;177&lt;/pages&gt;&lt;volume&gt;4&lt;/volume&gt;&lt;edition&gt;20101014&lt;/edition&gt;&lt;keywords&gt;&lt;keyword&gt;alpha oscillations&lt;/keyword&gt;&lt;keyword&gt;amplitude asymmetry&lt;/keyword&gt;&lt;keyword&gt;evoked responses&lt;/keyword&gt;&lt;keyword&gt;inhibition&lt;/keyword&gt;&lt;/keywords&gt;&lt;dates&gt;&lt;year&gt;2010&lt;/year&gt;&lt;/dates&gt;&lt;isbn&gt;1662-5161&lt;/isbn&gt;&lt;accession-num&gt;21060804&lt;/accession-num&gt;&lt;urls&gt;&lt;/urls&gt;&lt;custom2&gt;PMC2972683&lt;/custom2&gt;&lt;electronic-resource-num&gt;10.3389/fnhum.2010.00177&lt;/electronic-resource-num&gt;&lt;remote-database-provider&gt;NLM&lt;/remote-database-provider&gt;&lt;language&gt;eng&lt;/language&gt;&lt;/record&gt;&lt;/Cite&gt;&lt;/EndNote&gt;</w:instrText>
      </w:r>
      <w:r>
        <w:fldChar w:fldCharType="separate"/>
      </w:r>
      <w:r w:rsidR="000920E1" w:rsidRPr="46B18DD8">
        <w:rPr>
          <w:noProof/>
          <w:lang w:val="en-US"/>
        </w:rPr>
        <w:t>(Mazaheri and Jensen, 2010)</w:t>
      </w:r>
      <w:r>
        <w:fldChar w:fldCharType="end"/>
      </w:r>
      <w:r w:rsidRPr="46B18DD8">
        <w:rPr>
          <w:lang w:val="en-US"/>
        </w:rPr>
        <w:t>.</w:t>
      </w:r>
      <w:r w:rsidR="00C74C87" w:rsidRPr="46B18DD8">
        <w:rPr>
          <w:lang w:val="en-US"/>
        </w:rPr>
        <w:t xml:space="preserve"> </w:t>
      </w:r>
      <w:r w:rsidRPr="46B18DD8">
        <w:rPr>
          <w:lang w:val="en-US"/>
        </w:rPr>
        <w:t xml:space="preserve">The RS units that preferentially fired at the peak of alpha may have been somatostatin-expressing interneurons, which are commonly found in layer 5 </w:t>
      </w:r>
      <w:r>
        <w:fldChar w:fldCharType="begin">
          <w:fldData xml:space="preserve">PEVuZE5vdGU+PENpdGU+PEF1dGhvcj5YdTwvQXV0aG9yPjxZZWFyPjIwMTA8L1llYXI+PFJlY051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==
</w:fldData>
        </w:fldChar>
      </w:r>
      <w:r>
        <w:instrText xml:space="preserve"> ADDIN EN.CITE </w:instrText>
      </w:r>
      <w:r>
        <w:fldChar w:fldCharType="begin">
          <w:fldData xml:space="preserve">PEVuZE5vdGU+PENpdGU+PEF1dGhvcj5YdTwvQXV0aG9yPjxZZWFyPjIwMTA8L1llYXI+PFJlY051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==
</w:fldData>
        </w:fldChar>
      </w:r>
      <w:r>
        <w:instrText xml:space="preserve"> ADDIN EN.CITE.DATA </w:instrText>
      </w:r>
      <w:r>
        <w:fldChar w:fldCharType="end"/>
      </w:r>
      <w:r>
        <w:fldChar w:fldCharType="separate"/>
      </w:r>
      <w:r w:rsidR="000920E1" w:rsidRPr="46B18DD8">
        <w:rPr>
          <w:noProof/>
          <w:lang w:val="en-US"/>
        </w:rPr>
        <w:t>(Xu et al., 2010; Riedemann, 2019)</w:t>
      </w:r>
      <w:r>
        <w:fldChar w:fldCharType="end"/>
      </w:r>
      <w:r w:rsidRPr="46B18DD8">
        <w:rPr>
          <w:lang w:val="en-US"/>
        </w:rPr>
        <w:t xml:space="preserve">, also generating pulsed inhibition. Alternatively, those RS units may have been layer 5 pyramidal neurons expressing h- and T-currents which can both generate and pace the alpha rhythm </w:t>
      </w:r>
      <w:r>
        <w:fldChar w:fldCharType="begin"/>
      </w:r>
      <w:r>
        <w:instrText xml:space="preserve"> ADDIN EN.CITE &lt;EndNote&gt;&lt;Cite&gt;&lt;Author&gt;Jones&lt;/Author&gt;&lt;Year&gt;2000&lt;/Year&gt;&lt;RecNum&gt;3555&lt;/RecNum&gt;&lt;DisplayText&gt;(Jones et al., 2000)&lt;/DisplayText&gt;&lt;record&gt;&lt;rec-number&gt;3555&lt;/rec-number&gt;&lt;foreign-keys&gt;&lt;key app="EN" db-id="5dp59vdti2f293estrn55zpla5rdts2xrvte" timestamp="1740423731" guid="efaf4a7d-480f-4b4e-be15-2249ddb7b8e5"&gt;3555&lt;/key&gt;&lt;/foreign-keys&gt;&lt;ref-type name="Journal Article"&gt;17&lt;/ref-type&gt;&lt;contributors&gt;&lt;authors&gt;&lt;author&gt;Jones, S. R.&lt;/author&gt;&lt;author&gt;Pinto, D. J.&lt;/author&gt;&lt;author&gt;Kaper, T. J.&lt;/author&gt;&lt;author&gt;Kopell, N.&lt;/author&gt;&lt;/authors&gt;&lt;/contributors&gt;&lt;auth-address&gt;Department of Mathematics and Center for BioDynamics, Boston University, MA 02215, USA.&lt;/auth-address&gt;&lt;titles&gt;&lt;title&gt;Alpha-frequency rhythms desynchronize over long cortical distances: a modeling study&lt;/title&gt;&lt;secondary-title&gt;J Comput Neurosci&lt;/secondary-title&gt;&lt;/titles&gt;&lt;periodical&gt;&lt;full-title&gt;Journal of Computational Neuroscience&lt;/full-title&gt;&lt;abbr-1&gt;J Comput Neurosci&lt;/abbr-1&gt;&lt;/periodical&gt;&lt;pages&gt;271-91&lt;/pages&gt;&lt;volume&gt;9&lt;/volume&gt;&lt;number&gt;3&lt;/number&gt;&lt;keywords&gt;&lt;keyword&gt;Action Potentials/physiology&lt;/keyword&gt;&lt;keyword&gt;*Alpha Rhythm&lt;/keyword&gt;&lt;keyword&gt;Animals&lt;/keyword&gt;&lt;keyword&gt;Attention/physiology&lt;/keyword&gt;&lt;keyword&gt;*Cortical Synchronization&lt;/keyword&gt;&lt;keyword&gt;Interneurons/cytology/physiology&lt;/keyword&gt;&lt;keyword&gt;Ion Channels/physiology&lt;/keyword&gt;&lt;keyword&gt;*Models, Neurological&lt;/keyword&gt;&lt;keyword&gt;Neocortex/*cytology/*physiology&lt;/keyword&gt;&lt;keyword&gt;Nerve Net/*cytology/*physiology&lt;/keyword&gt;&lt;keyword&gt;Neural Inhibition/physiology&lt;/keyword&gt;&lt;keyword&gt;Pyramidal Cells/cytology/physiology&lt;/keyword&gt;&lt;keyword&gt;Synapses/physiology&lt;/keyword&gt;&lt;/keywords&gt;&lt;dates&gt;&lt;year&gt;2000&lt;/year&gt;&lt;pub-dates&gt;&lt;date&gt;Nov-Dec&lt;/date&gt;&lt;/pub-dates&gt;&lt;/dates&gt;&lt;isbn&gt;0929-5313 (Print)&amp;#xD;0929-5313&lt;/isbn&gt;&lt;accession-num&gt;11139043&lt;/accession-num&gt;&lt;urls&gt;&lt;/urls&gt;&lt;electronic-resource-num&gt;10.1023/a:1026539805445&lt;/electronic-resource-num&gt;&lt;remote-database-provider&gt;NLM&lt;/remote-database-provider&gt;&lt;language&gt;eng&lt;/language&gt;&lt;/record&gt;&lt;/Cite&gt;&lt;/EndNote&gt;</w:instrText>
      </w:r>
      <w:r>
        <w:fldChar w:fldCharType="separate"/>
      </w:r>
      <w:r w:rsidR="000920E1" w:rsidRPr="46B18DD8">
        <w:rPr>
          <w:noProof/>
          <w:lang w:val="en-US"/>
        </w:rPr>
        <w:t>(Jones et al., 2000)</w:t>
      </w:r>
      <w:r>
        <w:fldChar w:fldCharType="end"/>
      </w:r>
      <w:r w:rsidRPr="46B18DD8">
        <w:rPr>
          <w:lang w:val="en-US"/>
        </w:rPr>
        <w:t>.</w:t>
      </w:r>
      <w:r w:rsidR="00C74C87" w:rsidRPr="46B18DD8">
        <w:rPr>
          <w:lang w:val="en-US"/>
        </w:rPr>
        <w:t xml:space="preserve"> </w:t>
      </w:r>
      <w:r w:rsidRPr="46B18DD8">
        <w:rPr>
          <w:lang w:val="en-US"/>
        </w:rPr>
        <w:t>There were a number RS and FS units in striatum that preferentially fired near the peak of the alpha cycle (</w:t>
      </w:r>
      <w:r w:rsidRPr="46B18DD8">
        <w:rPr>
          <w:b/>
          <w:bCs/>
          <w:lang w:val="en-US"/>
        </w:rPr>
        <w:t xml:space="preserve">Fig. </w:t>
      </w:r>
      <w:del w:id="1095" w:author="Craig Kelley [2]" w:date="2025-07-01T17:35:00Z">
        <w:r w:rsidRPr="46B18DD8" w:rsidDel="009256F7">
          <w:rPr>
            <w:b/>
            <w:bCs/>
            <w:lang w:val="en-US"/>
          </w:rPr>
          <w:delText>3F</w:delText>
        </w:r>
      </w:del>
      <w:ins w:id="1096" w:author="Craig Kelley [2]" w:date="2025-07-01T17:35:00Z">
        <w:r w:rsidR="009256F7" w:rsidRPr="46B18DD8">
          <w:rPr>
            <w:b/>
            <w:bCs/>
            <w:lang w:val="en-US"/>
          </w:rPr>
          <w:t>3</w:t>
        </w:r>
        <w:r w:rsidR="009256F7">
          <w:rPr>
            <w:b/>
            <w:bCs/>
            <w:lang w:val="en-US"/>
          </w:rPr>
          <w:t>E</w:t>
        </w:r>
      </w:ins>
      <w:r w:rsidRPr="46B18DD8">
        <w:rPr>
          <w:lang w:val="en-US"/>
        </w:rPr>
        <w:t>), but it is unclear whether these neurons generated alpha modulation locally or if their modulated spiking distributions were inherited from elsewhere, particularly neocortex.</w:t>
      </w:r>
      <w:r w:rsidR="00C74C87" w:rsidRPr="46B18DD8">
        <w:rPr>
          <w:lang w:val="en-US"/>
        </w:rPr>
        <w:t xml:space="preserve"> </w:t>
      </w:r>
      <w:r w:rsidRPr="46B18DD8">
        <w:rPr>
          <w:lang w:val="en-US"/>
        </w:rPr>
        <w:t xml:space="preserve">The small number of </w:t>
      </w:r>
      <w:del w:id="1097" w:author="Craig Kelley" w:date="2025-06-23T13:50:00Z">
        <w:r w:rsidRPr="46B18DD8" w:rsidDel="004A74E3">
          <w:rPr>
            <w:lang w:val="en-US"/>
          </w:rPr>
          <w:delText>phase-modulated</w:delText>
        </w:r>
      </w:del>
      <w:ins w:id="1098" w:author="Craig Kelley" w:date="2025-06-23T13:50:00Z">
        <w:r w:rsidR="57A70B1B" w:rsidRPr="46B18DD8">
          <w:rPr>
            <w:lang w:val="en-US"/>
          </w:rPr>
          <w:t>phase modulated</w:t>
        </w:r>
      </w:ins>
      <w:r w:rsidRPr="46B18DD8">
        <w:rPr>
          <w:lang w:val="en-US"/>
        </w:rPr>
        <w:t xml:space="preserve"> neurons in amygdala </w:t>
      </w:r>
      <w:ins w:id="1099" w:author="Craig Kelley [2]" w:date="2025-07-01T17:35:00Z">
        <w:r w:rsidR="009256F7">
          <w:rPr>
            <w:lang w:val="en-US"/>
          </w:rPr>
          <w:t xml:space="preserve">often </w:t>
        </w:r>
      </w:ins>
      <w:r w:rsidRPr="46B18DD8">
        <w:rPr>
          <w:lang w:val="en-US"/>
        </w:rPr>
        <w:t>preferentially fired at neither the peak nor the trough of the alpha oscillation</w:t>
      </w:r>
      <w:del w:id="1100" w:author="Craig Kelley [2]" w:date="2025-07-01T17:35:00Z">
        <w:r w:rsidRPr="46B18DD8" w:rsidDel="009256F7">
          <w:rPr>
            <w:lang w:val="en-US"/>
          </w:rPr>
          <w:delText xml:space="preserve"> (</w:delText>
        </w:r>
        <w:r w:rsidRPr="46B18DD8" w:rsidDel="009256F7">
          <w:rPr>
            <w:b/>
            <w:bCs/>
            <w:lang w:val="en-US"/>
          </w:rPr>
          <w:delText xml:space="preserve">Fig. </w:delText>
        </w:r>
      </w:del>
      <w:del w:id="1101" w:author="Craig Kelley [2]" w:date="2025-07-01T17:33:00Z">
        <w:r w:rsidRPr="46B18DD8" w:rsidDel="00956F13">
          <w:rPr>
            <w:b/>
            <w:bCs/>
            <w:lang w:val="en-US"/>
          </w:rPr>
          <w:delText>3G</w:delText>
        </w:r>
      </w:del>
      <w:del w:id="1102" w:author="Craig Kelley [2]" w:date="2025-07-01T17:35:00Z">
        <w:r w:rsidRPr="46B18DD8" w:rsidDel="009256F7">
          <w:rPr>
            <w:lang w:val="en-US"/>
          </w:rPr>
          <w:delText>)</w:delText>
        </w:r>
      </w:del>
      <w:r w:rsidRPr="46B18DD8">
        <w:rPr>
          <w:lang w:val="en-US"/>
        </w:rPr>
        <w:t>.</w:t>
      </w:r>
      <w:r w:rsidR="00C74C87" w:rsidRPr="46B18DD8">
        <w:rPr>
          <w:lang w:val="en-US"/>
        </w:rPr>
        <w:t xml:space="preserve"> </w:t>
      </w:r>
      <w:r w:rsidRPr="46B18DD8">
        <w:rPr>
          <w:lang w:val="en-US"/>
        </w:rPr>
        <w:t>Finally, a small number of neurons in PFC exhibited a bimodal distribution with respect to alpha phase (</w:t>
      </w:r>
      <w:r w:rsidRPr="46B18DD8">
        <w:rPr>
          <w:b/>
          <w:bCs/>
          <w:lang w:val="en-US"/>
        </w:rPr>
        <w:t>Fig. 3C</w:t>
      </w:r>
      <w:r w:rsidRPr="46B18DD8">
        <w:rPr>
          <w:lang w:val="en-US"/>
        </w:rPr>
        <w:t>).</w:t>
      </w:r>
      <w:r w:rsidR="00C74C87" w:rsidRPr="46B18DD8">
        <w:rPr>
          <w:lang w:val="en-US"/>
        </w:rPr>
        <w:t xml:space="preserve"> </w:t>
      </w:r>
      <w:r w:rsidRPr="46B18DD8">
        <w:rPr>
          <w:lang w:val="en-US"/>
        </w:rPr>
        <w:t>This variety of phase modulation does not fit neatly into the framework of pulsed inhibition during the peak of the alpha cycle.</w:t>
      </w:r>
      <w:r w:rsidR="00C74C87" w:rsidRPr="46B18DD8">
        <w:rPr>
          <w:lang w:val="en-US"/>
        </w:rPr>
        <w:t xml:space="preserve"> </w:t>
      </w:r>
      <w:r w:rsidRPr="46B18DD8">
        <w:rPr>
          <w:lang w:val="en-US"/>
        </w:rPr>
        <w:t xml:space="preserve">The mechanism by which this form of coupling arises remains an open question. </w:t>
      </w:r>
    </w:p>
    <w:p w14:paraId="06FD6354" w14:textId="77777777" w:rsidR="00EB66ED" w:rsidRPr="00BB3ED6" w:rsidRDefault="00EB66ED">
      <w:pPr>
        <w:rPr>
          <w:ins w:id="1103" w:author="Craig Kelley" w:date="2025-06-23T14:20:00Z"/>
        </w:rPr>
      </w:pPr>
    </w:p>
    <w:p w14:paraId="29581F4E" w14:textId="773698C2" w:rsidR="2F2773D3" w:rsidRDefault="2F2773D3">
      <w:ins w:id="1104" w:author="Craig Kelley" w:date="2025-06-23T14:20:00Z">
        <w:r>
          <w:t>Phase modulation of baseline spiking activity correlated strongly</w:t>
        </w:r>
      </w:ins>
      <w:ins w:id="1105" w:author="Craig Kelley" w:date="2025-06-23T14:21:00Z">
        <w:r>
          <w:t xml:space="preserve"> with tactile stimulus encoding. </w:t>
        </w:r>
      </w:ins>
    </w:p>
    <w:p w14:paraId="2F8345A9" w14:textId="729DF95E" w:rsidR="00EB66ED" w:rsidRPr="00BB3ED6" w:rsidRDefault="004A74E3" w:rsidP="46B18DD8">
      <w:pPr>
        <w:jc w:val="both"/>
        <w:rPr>
          <w:ins w:id="1106" w:author="Craig Kelley" w:date="2025-06-23T14:32:00Z"/>
          <w:lang w:val="en-US"/>
        </w:rPr>
      </w:pPr>
      <w:del w:id="1107" w:author="Craig Kelley" w:date="2025-06-23T13:50:00Z">
        <w:r w:rsidRPr="46B18DD8" w:rsidDel="004A74E3">
          <w:rPr>
            <w:lang w:val="en-US"/>
          </w:rPr>
          <w:delText>Phase-modulated</w:delText>
        </w:r>
      </w:del>
      <w:ins w:id="1108" w:author="Craig Kelley" w:date="2025-06-23T13:50:00Z">
        <w:r w:rsidR="57A70B1B" w:rsidRPr="46B18DD8">
          <w:rPr>
            <w:lang w:val="en-US"/>
          </w:rPr>
          <w:t>Phase modulated</w:t>
        </w:r>
      </w:ins>
      <w:r w:rsidR="003E45CA" w:rsidRPr="46B18DD8">
        <w:rPr>
          <w:lang w:val="en-US"/>
        </w:rPr>
        <w:t xml:space="preserve"> neurons</w:t>
      </w:r>
      <w:ins w:id="1109" w:author="Craig Kelley" w:date="2025-06-23T13:57:00Z">
        <w:r w:rsidR="259DCC08" w:rsidRPr="46B18DD8">
          <w:rPr>
            <w:lang w:val="en-US"/>
          </w:rPr>
          <w:t xml:space="preserve">, particularly FS </w:t>
        </w:r>
      </w:ins>
      <w:ins w:id="1110" w:author="Craig Kelley" w:date="2025-06-23T13:58:00Z">
        <w:r w:rsidR="259DCC08" w:rsidRPr="46B18DD8">
          <w:rPr>
            <w:lang w:val="en-US"/>
          </w:rPr>
          <w:t>units,</w:t>
        </w:r>
      </w:ins>
      <w:r w:rsidR="003E45CA" w:rsidRPr="46B18DD8">
        <w:rPr>
          <w:lang w:val="en-US"/>
        </w:rPr>
        <w:t xml:space="preserve"> across brain regions exhibited greater task-related changes in firing rate from baseline than their unmodulated counterparts (</w:t>
      </w:r>
      <w:r w:rsidR="003E45CA" w:rsidRPr="46B18DD8">
        <w:rPr>
          <w:b/>
          <w:bCs/>
          <w:lang w:val="en-US"/>
        </w:rPr>
        <w:t xml:space="preserve">Fig. </w:t>
      </w:r>
      <w:del w:id="1111" w:author="Craig Kelley" w:date="2025-06-23T14:30:00Z">
        <w:r w:rsidRPr="46B18DD8" w:rsidDel="003E45CA">
          <w:rPr>
            <w:b/>
            <w:bCs/>
            <w:lang w:val="en-US"/>
          </w:rPr>
          <w:delText>3D-G</w:delText>
        </w:r>
      </w:del>
      <w:ins w:id="1112" w:author="Craig Kelley" w:date="2025-06-23T14:30:00Z">
        <w:r w:rsidR="26DBEF37" w:rsidRPr="46B18DD8">
          <w:rPr>
            <w:b/>
            <w:bCs/>
            <w:lang w:val="en-US"/>
          </w:rPr>
          <w:t>4A, B</w:t>
        </w:r>
      </w:ins>
      <w:r w:rsidR="003E45CA" w:rsidRPr="46B18DD8">
        <w:rPr>
          <w:lang w:val="en-US"/>
        </w:rPr>
        <w:t>).</w:t>
      </w:r>
      <w:r w:rsidR="00C74C87" w:rsidRPr="46B18DD8">
        <w:rPr>
          <w:lang w:val="en-US"/>
        </w:rPr>
        <w:t xml:space="preserve"> </w:t>
      </w:r>
      <w:r w:rsidR="003E45CA" w:rsidRPr="46B18DD8">
        <w:rPr>
          <w:lang w:val="en-US"/>
        </w:rPr>
        <w:t xml:space="preserve">We hypothesize that the pulsed inhibition responsible for alpha modulation kept </w:t>
      </w:r>
      <w:ins w:id="1113" w:author="Craig Kelley" w:date="2025-06-23T14:21:00Z">
        <w:r w:rsidR="0688BCC6" w:rsidRPr="46B18DD8">
          <w:rPr>
            <w:lang w:val="en-US"/>
          </w:rPr>
          <w:lastRenderedPageBreak/>
          <w:t xml:space="preserve">stimulus-driven </w:t>
        </w:r>
      </w:ins>
      <w:r w:rsidR="003E45CA" w:rsidRPr="46B18DD8">
        <w:rPr>
          <w:lang w:val="en-US"/>
        </w:rPr>
        <w:t>neurons’ firing rates near the minimum of their dynamic ranges such that tactile stimuli produced greater changes in firing rate. In this sense, the pulsed inhibition associated with alpha oscillations recruits a population of neurons primed to encode sensory stimuli.</w:t>
      </w:r>
      <w:r w:rsidR="00C74C87" w:rsidRPr="46B18DD8">
        <w:rPr>
          <w:lang w:val="en-US"/>
        </w:rPr>
        <w:t xml:space="preserve"> </w:t>
      </w:r>
      <w:ins w:id="1114" w:author="Craig Kelley" w:date="2025-06-23T14:24:00Z">
        <w:r w:rsidR="544CFA5B" w:rsidRPr="46B18DD8">
          <w:rPr>
            <w:lang w:val="en-US"/>
          </w:rPr>
          <w:t xml:space="preserve">The finding that unmodulated neurons were more likely to be unresponsive to </w:t>
        </w:r>
      </w:ins>
      <w:ins w:id="1115" w:author="Craig Kelley" w:date="2025-06-23T14:25:00Z">
        <w:r w:rsidR="544CFA5B" w:rsidRPr="46B18DD8">
          <w:rPr>
            <w:lang w:val="en-US"/>
          </w:rPr>
          <w:t>contralateral tactile stimuli</w:t>
        </w:r>
      </w:ins>
      <w:ins w:id="1116" w:author="Craig Kelley" w:date="2025-06-23T14:24:00Z">
        <w:r w:rsidR="544CFA5B" w:rsidRPr="46B18DD8">
          <w:rPr>
            <w:lang w:val="en-US"/>
          </w:rPr>
          <w:t xml:space="preserve"> </w:t>
        </w:r>
      </w:ins>
      <w:ins w:id="1117" w:author="Craig Kelley" w:date="2025-06-23T14:31:00Z">
        <w:r w:rsidR="12AED86D" w:rsidRPr="46B18DD8">
          <w:rPr>
            <w:lang w:val="en-US"/>
          </w:rPr>
          <w:t>(</w:t>
        </w:r>
        <w:r w:rsidR="12AED86D" w:rsidRPr="46B18DD8">
          <w:rPr>
            <w:b/>
            <w:bCs/>
            <w:lang w:val="en-US"/>
          </w:rPr>
          <w:t>Fig. 4C</w:t>
        </w:r>
        <w:r w:rsidR="12AED86D" w:rsidRPr="46B18DD8">
          <w:rPr>
            <w:lang w:val="en-US"/>
          </w:rPr>
          <w:t xml:space="preserve">) </w:t>
        </w:r>
      </w:ins>
      <w:ins w:id="1118" w:author="Craig Kelley" w:date="2025-06-23T14:25:00Z">
        <w:r w:rsidR="1ED45EA7" w:rsidRPr="46B18DD8">
          <w:rPr>
            <w:lang w:val="en-US"/>
          </w:rPr>
          <w:t xml:space="preserve">is consistent with previous work showing a subpopulation of FS units </w:t>
        </w:r>
      </w:ins>
      <w:ins w:id="1119" w:author="Craig Kelley" w:date="2025-06-23T14:26:00Z">
        <w:r w:rsidR="1ED45EA7" w:rsidRPr="46B18DD8">
          <w:rPr>
            <w:lang w:val="en-US"/>
          </w:rPr>
          <w:t xml:space="preserve">in S1 </w:t>
        </w:r>
        <w:r w:rsidR="4B437EB0" w:rsidRPr="46B18DD8">
          <w:rPr>
            <w:lang w:val="en-US"/>
          </w:rPr>
          <w:t>which were unresponsive to tactile stimuli and fired steadily at gamma frequencies</w:t>
        </w:r>
      </w:ins>
      <w:ins w:id="1120" w:author="Craig Kelley" w:date="2025-06-23T14:27:00Z">
        <w:r w:rsidR="7292A82D" w:rsidRPr="46B18DD8">
          <w:rPr>
            <w:lang w:val="en-US"/>
          </w:rPr>
          <w:t xml:space="preserve"> </w:t>
        </w:r>
        <w:commentRangeStart w:id="1121"/>
        <w:r w:rsidR="7292A82D" w:rsidRPr="46B18DD8">
          <w:rPr>
            <w:lang w:val="en-US"/>
          </w:rPr>
          <w:t>(Shin and Moore</w:t>
        </w:r>
      </w:ins>
      <w:ins w:id="1122" w:author="Craig Kelley" w:date="2025-06-23T14:31:00Z">
        <w:r w:rsidR="6AAC8822" w:rsidRPr="46B18DD8">
          <w:rPr>
            <w:lang w:val="en-US"/>
          </w:rPr>
          <w:t>,</w:t>
        </w:r>
      </w:ins>
      <w:ins w:id="1123" w:author="Craig Kelley" w:date="2025-06-23T14:27:00Z">
        <w:r w:rsidR="7292A82D" w:rsidRPr="46B18DD8">
          <w:rPr>
            <w:lang w:val="en-US"/>
          </w:rPr>
          <w:t xml:space="preserve"> 2019</w:t>
        </w:r>
      </w:ins>
      <w:ins w:id="1124" w:author="Craig Kelley" w:date="2025-06-23T14:29:00Z">
        <w:r w:rsidR="29846F7D" w:rsidRPr="46B18DD8">
          <w:rPr>
            <w:lang w:val="en-US"/>
          </w:rPr>
          <w:t>). These neurons fired so regularly they could not be modulated by alpha rhythms.</w:t>
        </w:r>
      </w:ins>
      <w:ins w:id="1125" w:author="Craig Kelley" w:date="2025-06-23T14:31:00Z">
        <w:r w:rsidR="7F070E85" w:rsidRPr="46B18DD8">
          <w:rPr>
            <w:lang w:val="en-US"/>
          </w:rPr>
          <w:t xml:space="preserve">  </w:t>
        </w:r>
      </w:ins>
      <w:commentRangeEnd w:id="1121"/>
      <w:r>
        <w:rPr>
          <w:rStyle w:val="CommentReference"/>
        </w:rPr>
        <w:commentReference w:id="1121"/>
      </w:r>
    </w:p>
    <w:p w14:paraId="1C4B1612" w14:textId="407684A6" w:rsidR="00EB66ED" w:rsidRPr="00BB3ED6" w:rsidRDefault="00EB66ED" w:rsidP="46B18DD8">
      <w:pPr>
        <w:jc w:val="both"/>
        <w:rPr>
          <w:ins w:id="1126" w:author="Craig Kelley" w:date="2025-06-23T14:32:00Z"/>
          <w:lang w:val="en-US"/>
        </w:rPr>
      </w:pPr>
    </w:p>
    <w:p w14:paraId="41D84A0F" w14:textId="13669CAB" w:rsidR="00EB66ED" w:rsidDel="00141FC0" w:rsidRDefault="7F070E85">
      <w:pPr>
        <w:rPr>
          <w:del w:id="1127" w:author="Craig Kelley" w:date="2025-06-23T14:57:00Z"/>
        </w:rPr>
      </w:pPr>
      <w:ins w:id="1128" w:author="Craig Kelley" w:date="2025-06-23T14:33:00Z">
        <w:r w:rsidRPr="46B18DD8">
          <w:rPr>
            <w:lang w:val="en-US"/>
          </w:rPr>
          <w:t xml:space="preserve">Our findings suggest that phase modulated neurons receive more diverse synaptic </w:t>
        </w:r>
      </w:ins>
      <w:ins w:id="1129" w:author="Craig Kelley" w:date="2025-06-23T14:34:00Z">
        <w:r w:rsidRPr="46B18DD8">
          <w:rPr>
            <w:lang w:val="en-US"/>
          </w:rPr>
          <w:t xml:space="preserve">inputs than their unmodulated counterparts.  </w:t>
        </w:r>
      </w:ins>
      <w:ins w:id="1130" w:author="Craig Kelley" w:date="2025-06-23T14:43:00Z">
        <w:r w:rsidR="56E90D57" w:rsidRPr="46B18DD8">
          <w:rPr>
            <w:lang w:val="en-US"/>
          </w:rPr>
          <w:t>Previous work has demonstrated</w:t>
        </w:r>
      </w:ins>
      <w:ins w:id="1131" w:author="Craig Kelley" w:date="2025-06-23T14:46:00Z">
        <w:r w:rsidR="125DCF8D" w:rsidRPr="46B18DD8">
          <w:rPr>
            <w:lang w:val="en-US"/>
          </w:rPr>
          <w:t xml:space="preserve"> sparse encoding of</w:t>
        </w:r>
      </w:ins>
      <w:ins w:id="1132" w:author="Craig Kelley" w:date="2025-06-23T14:43:00Z">
        <w:r w:rsidR="56E90D57" w:rsidRPr="46B18DD8">
          <w:rPr>
            <w:lang w:val="en-US"/>
          </w:rPr>
          <w:t xml:space="preserve"> ipsilateral </w:t>
        </w:r>
      </w:ins>
      <w:ins w:id="1133" w:author="Craig Kelley" w:date="2025-06-23T14:48:00Z">
        <w:r w:rsidR="23CDD26C" w:rsidRPr="46B18DD8">
          <w:rPr>
            <w:lang w:val="en-US"/>
          </w:rPr>
          <w:t xml:space="preserve">(non-aligned) </w:t>
        </w:r>
      </w:ins>
      <w:ins w:id="1134" w:author="Craig Kelley" w:date="2025-06-23T14:43:00Z">
        <w:r w:rsidR="56E90D57" w:rsidRPr="46B18DD8">
          <w:rPr>
            <w:lang w:val="en-US"/>
          </w:rPr>
          <w:t>tactile stimul</w:t>
        </w:r>
      </w:ins>
      <w:ins w:id="1135" w:author="Craig Kelley" w:date="2025-06-23T14:46:00Z">
        <w:r w:rsidR="6B60A459" w:rsidRPr="46B18DD8">
          <w:rPr>
            <w:lang w:val="en-US"/>
          </w:rPr>
          <w:t>i</w:t>
        </w:r>
      </w:ins>
      <w:ins w:id="1136" w:author="Craig Kelley" w:date="2025-06-23T14:44:00Z">
        <w:r w:rsidR="56E90D57" w:rsidRPr="46B18DD8">
          <w:rPr>
            <w:lang w:val="en-US"/>
          </w:rPr>
          <w:t xml:space="preserve"> </w:t>
        </w:r>
      </w:ins>
      <w:ins w:id="1137" w:author="Craig Kelley" w:date="2025-06-23T14:46:00Z">
        <w:r w:rsidR="7C6EE24D" w:rsidRPr="46B18DD8">
          <w:rPr>
            <w:lang w:val="en-US"/>
          </w:rPr>
          <w:t xml:space="preserve">in </w:t>
        </w:r>
      </w:ins>
      <w:ins w:id="1138" w:author="Craig Kelley" w:date="2025-06-23T14:44:00Z">
        <w:r w:rsidR="56E90D57" w:rsidRPr="46B18DD8">
          <w:rPr>
            <w:lang w:val="en-US"/>
          </w:rPr>
          <w:t xml:space="preserve">S1 of awake mice </w:t>
        </w:r>
      </w:ins>
      <w:ins w:id="1139" w:author="Craig Kelley" w:date="2025-06-23T14:47:00Z">
        <w:r w:rsidR="39FB1415" w:rsidRPr="46B18DD8">
          <w:rPr>
            <w:lang w:val="en-US"/>
          </w:rPr>
          <w:t>mediated by corticocortical projections</w:t>
        </w:r>
      </w:ins>
      <w:ins w:id="1140" w:author="Craig Kelley" w:date="2025-06-23T14:48:00Z">
        <w:r w:rsidR="39FB1415" w:rsidRPr="46B18DD8">
          <w:rPr>
            <w:lang w:val="en-US"/>
          </w:rPr>
          <w:t xml:space="preserve"> via the corpus callosum</w:t>
        </w:r>
      </w:ins>
      <w:ins w:id="1141" w:author="Craig Kelley" w:date="2025-06-23T14:47:00Z">
        <w:r w:rsidR="39FB1415" w:rsidRPr="46B18DD8">
          <w:rPr>
            <w:lang w:val="en-US"/>
          </w:rPr>
          <w:t xml:space="preserve"> </w:t>
        </w:r>
      </w:ins>
      <w:commentRangeStart w:id="1142"/>
      <w:ins w:id="1143" w:author="Craig Kelley" w:date="2025-06-23T14:44:00Z">
        <w:r w:rsidR="56E90D57" w:rsidRPr="46B18DD8">
          <w:rPr>
            <w:lang w:val="en-US"/>
          </w:rPr>
          <w:t>(Pala &amp; Stanley, 2022)</w:t>
        </w:r>
      </w:ins>
      <w:commentRangeEnd w:id="1142"/>
      <w:r w:rsidR="004A74E3">
        <w:rPr>
          <w:rStyle w:val="CommentReference"/>
        </w:rPr>
        <w:commentReference w:id="1142"/>
      </w:r>
      <w:ins w:id="1144" w:author="Craig Kelley" w:date="2025-06-23T14:44:00Z">
        <w:r w:rsidR="56E90D57" w:rsidRPr="46B18DD8">
          <w:rPr>
            <w:lang w:val="en-US"/>
          </w:rPr>
          <w:t xml:space="preserve">. </w:t>
        </w:r>
        <w:r w:rsidR="32D79F06" w:rsidRPr="46B18DD8">
          <w:rPr>
            <w:lang w:val="en-US"/>
          </w:rPr>
          <w:t>Here we show that p</w:t>
        </w:r>
      </w:ins>
      <w:ins w:id="1145" w:author="Craig Kelley" w:date="2025-06-23T14:32:00Z">
        <w:r w:rsidRPr="46B18DD8">
          <w:rPr>
            <w:lang w:val="en-US"/>
          </w:rPr>
          <w:t>hase modulated FS units</w:t>
        </w:r>
      </w:ins>
      <w:ins w:id="1146" w:author="Craig Kelley" w:date="2025-06-23T14:34:00Z">
        <w:r w:rsidRPr="46B18DD8">
          <w:rPr>
            <w:lang w:val="en-US"/>
          </w:rPr>
          <w:t xml:space="preserve">, especially in neocortex, </w:t>
        </w:r>
      </w:ins>
      <w:ins w:id="1147" w:author="Craig Kelley" w:date="2025-06-23T14:48:00Z">
        <w:r w:rsidR="3CDF7215" w:rsidRPr="46B18DD8">
          <w:rPr>
            <w:lang w:val="en-US"/>
          </w:rPr>
          <w:t>encode</w:t>
        </w:r>
      </w:ins>
      <w:ins w:id="1148" w:author="Craig Kelley" w:date="2025-06-23T14:34:00Z">
        <w:r w:rsidR="6049A004" w:rsidRPr="46B18DD8">
          <w:rPr>
            <w:lang w:val="en-US"/>
          </w:rPr>
          <w:t xml:space="preserve"> ipsilateral tactile stimuli </w:t>
        </w:r>
      </w:ins>
      <w:ins w:id="1149" w:author="Craig Kelley" w:date="2025-06-23T14:44:00Z">
        <w:r w:rsidR="47625620" w:rsidRPr="46B18DD8">
          <w:rPr>
            <w:lang w:val="en-US"/>
          </w:rPr>
          <w:t>than unmodulated FS</w:t>
        </w:r>
      </w:ins>
      <w:ins w:id="1150" w:author="Craig Kelley" w:date="2025-06-23T14:45:00Z">
        <w:r w:rsidR="47625620" w:rsidRPr="46B18DD8">
          <w:rPr>
            <w:lang w:val="en-US"/>
          </w:rPr>
          <w:t xml:space="preserve"> units </w:t>
        </w:r>
      </w:ins>
      <w:ins w:id="1151" w:author="Craig Kelley" w:date="2025-06-23T14:34:00Z">
        <w:r w:rsidR="6049A004" w:rsidRPr="46B18DD8">
          <w:rPr>
            <w:lang w:val="en-US"/>
          </w:rPr>
          <w:t>(</w:t>
        </w:r>
      </w:ins>
      <w:ins w:id="1152" w:author="Craig Kelley" w:date="2025-06-23T14:35:00Z">
        <w:r w:rsidR="6049A004" w:rsidRPr="46B18DD8">
          <w:rPr>
            <w:b/>
            <w:bCs/>
            <w:lang w:val="en-US"/>
          </w:rPr>
          <w:t>Fig. 4A, B</w:t>
        </w:r>
        <w:r w:rsidR="6049A004" w:rsidRPr="46B18DD8">
          <w:rPr>
            <w:lang w:val="en-US"/>
          </w:rPr>
          <w:t xml:space="preserve">). </w:t>
        </w:r>
      </w:ins>
      <w:del w:id="1153" w:author="Craig Kelley" w:date="2025-06-23T14:49:00Z">
        <w:r w:rsidR="004A74E3" w:rsidRPr="46B18DD8" w:rsidDel="003E45CA">
          <w:rPr>
            <w:lang w:val="en-US"/>
          </w:rPr>
          <w:delText>Interestingly, a</w:delText>
        </w:r>
      </w:del>
      <w:ins w:id="1154" w:author="Craig Kelley" w:date="2025-06-23T14:49:00Z">
        <w:r w:rsidR="3602C0C8" w:rsidRPr="46B18DD8">
          <w:rPr>
            <w:lang w:val="en-US"/>
          </w:rPr>
          <w:t xml:space="preserve"> We also observed that a</w:t>
        </w:r>
      </w:ins>
      <w:r w:rsidR="003E45CA" w:rsidRPr="46B18DD8">
        <w:rPr>
          <w:lang w:val="en-US"/>
        </w:rPr>
        <w:t xml:space="preserve">lpha modulated neurons, particularly in </w:t>
      </w:r>
      <w:del w:id="1155" w:author="Craig Kelley" w:date="2025-06-23T14:30:00Z">
        <w:r w:rsidR="004A74E3" w:rsidRPr="46B18DD8" w:rsidDel="003E45CA">
          <w:rPr>
            <w:lang w:val="en-US"/>
          </w:rPr>
          <w:delText>neocortex</w:delText>
        </w:r>
      </w:del>
      <w:ins w:id="1156" w:author="Craig Kelley" w:date="2025-06-23T14:30:00Z">
        <w:r w:rsidR="53E25948" w:rsidRPr="46B18DD8">
          <w:rPr>
            <w:lang w:val="en-US"/>
          </w:rPr>
          <w:t>PFC</w:t>
        </w:r>
      </w:ins>
      <w:r w:rsidR="003E45CA" w:rsidRPr="46B18DD8">
        <w:rPr>
          <w:lang w:val="en-US"/>
        </w:rPr>
        <w:t xml:space="preserve">, </w:t>
      </w:r>
      <w:del w:id="1157" w:author="Craig Kelley" w:date="2025-06-23T14:49:00Z">
        <w:r w:rsidR="004A74E3" w:rsidRPr="46B18DD8" w:rsidDel="003E45CA">
          <w:rPr>
            <w:lang w:val="en-US"/>
          </w:rPr>
          <w:delText xml:space="preserve">also </w:delText>
        </w:r>
      </w:del>
      <w:r w:rsidR="003E45CA" w:rsidRPr="46B18DD8">
        <w:rPr>
          <w:lang w:val="en-US"/>
        </w:rPr>
        <w:t xml:space="preserve">exhibited higher </w:t>
      </w:r>
      <w:del w:id="1158" w:author="Craig Kelley" w:date="2025-06-23T14:49:00Z">
        <w:r w:rsidR="004A74E3" w:rsidRPr="46B18DD8" w:rsidDel="003E45CA">
          <w:rPr>
            <w:lang w:val="en-US"/>
          </w:rPr>
          <w:delText>changes in firing rate from baseline</w:delText>
        </w:r>
      </w:del>
      <w:ins w:id="1159" w:author="Craig Kelley" w:date="2025-06-23T14:49:00Z">
        <w:r w:rsidR="1476B40A" w:rsidRPr="46B18DD8">
          <w:rPr>
            <w:lang w:val="en-US"/>
          </w:rPr>
          <w:t>firing rates</w:t>
        </w:r>
      </w:ins>
      <w:r w:rsidR="003E45CA" w:rsidRPr="46B18DD8">
        <w:rPr>
          <w:lang w:val="en-US"/>
        </w:rPr>
        <w:t xml:space="preserve"> </w:t>
      </w:r>
      <w:del w:id="1160" w:author="Craig Kelley" w:date="2025-06-23T14:49:00Z">
        <w:r w:rsidR="004A74E3" w:rsidRPr="46B18DD8" w:rsidDel="003E45CA">
          <w:rPr>
            <w:lang w:val="en-US"/>
          </w:rPr>
          <w:delText xml:space="preserve">after </w:delText>
        </w:r>
      </w:del>
      <w:ins w:id="1161" w:author="Craig Kelley" w:date="2025-06-23T14:49:00Z">
        <w:r w:rsidR="41B26B77" w:rsidRPr="46B18DD8">
          <w:rPr>
            <w:lang w:val="en-US"/>
          </w:rPr>
          <w:t xml:space="preserve">following </w:t>
        </w:r>
      </w:ins>
      <w:r w:rsidR="003E45CA" w:rsidRPr="46B18DD8">
        <w:rPr>
          <w:lang w:val="en-US"/>
        </w:rPr>
        <w:t>reward delivery compared to their unmodulated counterparts</w:t>
      </w:r>
      <w:ins w:id="1162" w:author="Craig Kelley" w:date="2025-06-23T14:50:00Z">
        <w:r w:rsidR="3142E423" w:rsidRPr="46B18DD8">
          <w:rPr>
            <w:lang w:val="en-US"/>
          </w:rPr>
          <w:t xml:space="preserve"> </w:t>
        </w:r>
        <w:r w:rsidR="3142E423" w:rsidRPr="46B18DD8">
          <w:rPr>
            <w:b/>
            <w:bCs/>
            <w:lang w:val="en-US"/>
            <w:rPrChange w:id="1163" w:author="Craig Kelley" w:date="2025-06-23T14:50:00Z">
              <w:rPr>
                <w:lang w:val="en-US"/>
              </w:rPr>
            </w:rPrChange>
          </w:rPr>
          <w:t>(</w:t>
        </w:r>
        <w:r w:rsidR="3142E423" w:rsidRPr="46B18DD8">
          <w:rPr>
            <w:b/>
            <w:bCs/>
            <w:lang w:val="en-US"/>
          </w:rPr>
          <w:t>Fig. 4A</w:t>
        </w:r>
        <w:r w:rsidR="3142E423" w:rsidRPr="46B18DD8">
          <w:rPr>
            <w:lang w:val="en-US"/>
            <w:rPrChange w:id="1164" w:author="Craig Kelley" w:date="2025-06-23T14:50:00Z">
              <w:rPr>
                <w:b/>
                <w:bCs/>
                <w:lang w:val="en-US"/>
              </w:rPr>
            </w:rPrChange>
          </w:rPr>
          <w:t>)</w:t>
        </w:r>
      </w:ins>
      <w:r w:rsidR="003E45CA" w:rsidRPr="46B18DD8">
        <w:rPr>
          <w:b/>
          <w:bCs/>
          <w:lang w:val="en-US"/>
          <w:rPrChange w:id="1165" w:author="Craig Kelley" w:date="2025-06-23T14:50:00Z">
            <w:rPr>
              <w:lang w:val="en-US"/>
            </w:rPr>
          </w:rPrChange>
        </w:rPr>
        <w:t>.</w:t>
      </w:r>
      <w:r w:rsidR="00C74C87" w:rsidRPr="46B18DD8">
        <w:rPr>
          <w:lang w:val="en-US"/>
        </w:rPr>
        <w:t xml:space="preserve"> </w:t>
      </w:r>
      <w:ins w:id="1166" w:author="Craig Kelley [2]" w:date="2025-07-01T17:37:00Z">
        <w:r w:rsidR="009256F7" w:rsidRPr="46B18DD8">
          <w:rPr>
            <w:lang w:val="en-US"/>
          </w:rPr>
          <w:t xml:space="preserve">Whether these elevated firing rates are related to reward processing or simply the motor activity associated with licking to collect the water reward, this increased activity suggests that neurons modulated by alpha phase tend to be </w:t>
        </w:r>
        <w:r w:rsidR="009256F7">
          <w:rPr>
            <w:lang w:val="en-US"/>
          </w:rPr>
          <w:t>innervated</w:t>
        </w:r>
        <w:r w:rsidR="009256F7" w:rsidRPr="46B18DD8">
          <w:rPr>
            <w:lang w:val="en-US"/>
          </w:rPr>
          <w:t xml:space="preserve"> </w:t>
        </w:r>
        <w:r w:rsidR="009256F7" w:rsidRPr="46B18DD8">
          <w:rPr>
            <w:lang w:val="en-US"/>
          </w:rPr>
          <w:t>by more diverse sources than sensory stimuli alone.</w:t>
        </w:r>
        <w:r w:rsidR="009256F7">
          <w:rPr>
            <w:lang w:val="en-US"/>
          </w:rPr>
          <w:t xml:space="preserve"> </w:t>
        </w:r>
      </w:ins>
      <w:ins w:id="1167" w:author="Craig Kelley [2]" w:date="2025-07-01T17:36:00Z">
        <w:r w:rsidR="009256F7">
          <w:rPr>
            <w:lang w:val="en-US"/>
          </w:rPr>
          <w:t xml:space="preserve">Additionally, phase modulated neurons exhibited significantly higher </w:t>
        </w:r>
      </w:ins>
      <w:ins w:id="1168" w:author="Craig Kelley [2]" w:date="2025-07-01T17:38:00Z">
        <w:r w:rsidR="009256F7">
          <w:rPr>
            <w:lang w:val="en-US"/>
          </w:rPr>
          <w:t xml:space="preserve">baseline </w:t>
        </w:r>
      </w:ins>
      <w:ins w:id="1169" w:author="Craig Kelley [2]" w:date="2025-07-01T17:36:00Z">
        <w:r w:rsidR="009256F7">
          <w:rPr>
            <w:lang w:val="en-US"/>
          </w:rPr>
          <w:t>firing rates on trials with spontaneo</w:t>
        </w:r>
      </w:ins>
      <w:ins w:id="1170" w:author="Craig Kelley [2]" w:date="2025-07-01T17:37:00Z">
        <w:r w:rsidR="009256F7">
          <w:rPr>
            <w:lang w:val="en-US"/>
          </w:rPr>
          <w:t xml:space="preserve">us licking prior to stimulus presentation, while unmodulated neurons did not.  </w:t>
        </w:r>
      </w:ins>
      <w:ins w:id="1171" w:author="Craig Kelley [2]" w:date="2025-07-01T17:38:00Z">
        <w:r w:rsidR="009256F7">
          <w:rPr>
            <w:lang w:val="en-US"/>
          </w:rPr>
          <w:t xml:space="preserve">This increased firing rate associated with spontaneous motor activity provides further support for the notion that phase modulated neurons are </w:t>
        </w:r>
      </w:ins>
      <w:ins w:id="1172" w:author="Craig Kelley [2]" w:date="2025-07-01T17:39:00Z">
        <w:r w:rsidR="009256F7">
          <w:rPr>
            <w:lang w:val="en-US"/>
          </w:rPr>
          <w:t>driven by more diverse presynaptic populations.</w:t>
        </w:r>
      </w:ins>
      <w:del w:id="1173" w:author="Craig Kelley [2]" w:date="2025-07-01T17:37:00Z">
        <w:r w:rsidR="003E45CA" w:rsidRPr="46B18DD8" w:rsidDel="009256F7">
          <w:rPr>
            <w:lang w:val="en-US"/>
          </w:rPr>
          <w:delText xml:space="preserve">Whether these </w:delText>
        </w:r>
        <w:r w:rsidR="004A74E3" w:rsidRPr="46B18DD8" w:rsidDel="009256F7">
          <w:rPr>
            <w:lang w:val="en-US"/>
          </w:rPr>
          <w:delText xml:space="preserve">signals </w:delText>
        </w:r>
      </w:del>
      <w:ins w:id="1174" w:author="Craig Kelley" w:date="2025-06-23T14:50:00Z">
        <w:del w:id="1175" w:author="Craig Kelley [2]" w:date="2025-07-01T17:37:00Z">
          <w:r w:rsidR="681B2F6D" w:rsidRPr="46B18DD8" w:rsidDel="009256F7">
            <w:rPr>
              <w:lang w:val="en-US"/>
            </w:rPr>
            <w:delText xml:space="preserve">elevated firing rates </w:delText>
          </w:r>
        </w:del>
      </w:ins>
      <w:del w:id="1176" w:author="Craig Kelley [2]" w:date="2025-07-01T17:37:00Z">
        <w:r w:rsidR="003E45CA" w:rsidRPr="46B18DD8" w:rsidDel="009256F7">
          <w:rPr>
            <w:lang w:val="en-US"/>
          </w:rPr>
          <w:delText xml:space="preserve">are related to reward processing or simply the motor activity associated with licking to collect the water reward, this increased activity suggests that neurons modulated by alpha phase tend to be </w:delText>
        </w:r>
      </w:del>
      <w:del w:id="1177" w:author="Craig Kelley [2]" w:date="2025-07-01T11:21:00Z">
        <w:r w:rsidR="003E45CA" w:rsidRPr="46B18DD8" w:rsidDel="00141FC0">
          <w:rPr>
            <w:lang w:val="en-US"/>
          </w:rPr>
          <w:delText xml:space="preserve">driven </w:delText>
        </w:r>
      </w:del>
      <w:del w:id="1178" w:author="Craig Kelley [2]" w:date="2025-07-01T17:37:00Z">
        <w:r w:rsidR="003E45CA" w:rsidRPr="46B18DD8" w:rsidDel="009256F7">
          <w:rPr>
            <w:lang w:val="en-US"/>
          </w:rPr>
          <w:delText>by more diverse sources than sensory stimuli alone.</w:delText>
        </w:r>
      </w:del>
    </w:p>
    <w:p w14:paraId="1B72E302" w14:textId="77777777" w:rsidR="00141FC0" w:rsidRPr="00141FC0" w:rsidRDefault="00141FC0">
      <w:pPr>
        <w:jc w:val="both"/>
        <w:rPr>
          <w:ins w:id="1179" w:author="Craig Kelley [2]" w:date="2025-07-01T11:22:00Z"/>
          <w:rPrChange w:id="1180" w:author="Craig Kelley [2]" w:date="2025-07-01T11:22:00Z">
            <w:rPr>
              <w:ins w:id="1181" w:author="Craig Kelley [2]" w:date="2025-07-01T11:22:00Z"/>
              <w:lang w:val="en-US"/>
            </w:rPr>
          </w:rPrChange>
        </w:rPr>
        <w:pPrChange w:id="1182" w:author="Craig Kelley" w:date="2025-06-23T14:59:00Z">
          <w:pPr/>
        </w:pPrChange>
      </w:pPr>
    </w:p>
    <w:p w14:paraId="219DF24D" w14:textId="77777777" w:rsidR="00EB66ED" w:rsidRPr="00BB3ED6" w:rsidRDefault="00EB66ED"/>
    <w:p w14:paraId="43652713" w14:textId="40467E67" w:rsidR="00EB66ED" w:rsidRPr="00BB3ED6" w:rsidRDefault="003E45CA" w:rsidP="6F4BCAD7">
      <w:pPr>
        <w:jc w:val="both"/>
        <w:rPr>
          <w:lang w:val="en-US"/>
        </w:rPr>
      </w:pPr>
      <w:r w:rsidRPr="46B18DD8">
        <w:rPr>
          <w:lang w:val="en-US"/>
        </w:rPr>
        <w:t>We observed stronger alpha modulation of spiking activity during events with sustained high alpha power than during events with sustained low alpha power (</w:t>
      </w:r>
      <w:r w:rsidRPr="46B18DD8">
        <w:rPr>
          <w:b/>
          <w:bCs/>
          <w:lang w:val="en-US"/>
        </w:rPr>
        <w:t>Fig.</w:t>
      </w:r>
      <w:r w:rsidRPr="46B18DD8">
        <w:rPr>
          <w:lang w:val="en-US"/>
        </w:rPr>
        <w:t xml:space="preserve"> </w:t>
      </w:r>
      <w:r w:rsidRPr="46B18DD8">
        <w:rPr>
          <w:b/>
          <w:bCs/>
          <w:lang w:val="en-US"/>
        </w:rPr>
        <w:t>5</w:t>
      </w:r>
      <w:r w:rsidRPr="46B18DD8">
        <w:rPr>
          <w:lang w:val="en-US"/>
        </w:rPr>
        <w:t xml:space="preserve">), </w:t>
      </w:r>
      <w:del w:id="1183" w:author="Craig Kelley" w:date="2025-06-23T14:55:00Z">
        <w:r w:rsidRPr="46B18DD8" w:rsidDel="003E45CA">
          <w:rPr>
            <w:lang w:val="en-US"/>
          </w:rPr>
          <w:delText xml:space="preserve">supporting </w:delText>
        </w:r>
      </w:del>
      <w:ins w:id="1184" w:author="Craig Kelley" w:date="2025-06-23T14:55:00Z">
        <w:r w:rsidR="1106FC20" w:rsidRPr="46B18DD8">
          <w:rPr>
            <w:lang w:val="en-US"/>
          </w:rPr>
          <w:t xml:space="preserve">which </w:t>
        </w:r>
        <w:del w:id="1185" w:author="Craig Kelley [2]" w:date="2025-07-01T17:39:00Z">
          <w:r w:rsidR="1106FC20" w:rsidRPr="46B18DD8" w:rsidDel="009256F7">
            <w:rPr>
              <w:lang w:val="en-US"/>
            </w:rPr>
            <w:delText>aligned</w:delText>
          </w:r>
        </w:del>
      </w:ins>
      <w:ins w:id="1186" w:author="Craig Kelley [2]" w:date="2025-07-01T17:39:00Z">
        <w:r w:rsidR="009256F7">
          <w:rPr>
            <w:lang w:val="en-US"/>
          </w:rPr>
          <w:t>was aligned with predictions from</w:t>
        </w:r>
      </w:ins>
      <w:ins w:id="1187" w:author="Craig Kelley" w:date="2025-06-23T14:55:00Z">
        <w:del w:id="1188" w:author="Craig Kelley [2]" w:date="2025-07-01T17:39:00Z">
          <w:r w:rsidR="1106FC20" w:rsidRPr="46B18DD8" w:rsidDel="009256F7">
            <w:rPr>
              <w:lang w:val="en-US"/>
            </w:rPr>
            <w:delText xml:space="preserve"> with</w:delText>
          </w:r>
        </w:del>
      </w:ins>
      <w:ins w:id="1189" w:author="Craig Kelley" w:date="2025-06-23T14:56:00Z">
        <w:r w:rsidR="1106FC20" w:rsidRPr="46B18DD8">
          <w:rPr>
            <w:lang w:val="en-US"/>
          </w:rPr>
          <w:t xml:space="preserve"> </w:t>
        </w:r>
      </w:ins>
      <w:r w:rsidRPr="46B18DD8">
        <w:rPr>
          <w:lang w:val="en-US"/>
        </w:rPr>
        <w:t xml:space="preserve">the pulsed inhibition hypothesis of alpha oscillations </w:t>
      </w:r>
      <w:r>
        <w:fldChar w:fldCharType="begin">
          <w:fldData xml:space="preserve">PEVuZE5vdGU+PENpdGU+PEF1dGhvcj5LbGltZXNjaDwvQXV0aG9yPjxZZWFyPjIwMDc8L1llYXI+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</w:fldData>
        </w:fldChar>
      </w:r>
      <w:r>
        <w:instrText xml:space="preserve"> ADDIN EN.CITE </w:instrText>
      </w:r>
      <w:r>
        <w:fldChar w:fldCharType="begin">
          <w:fldData xml:space="preserve">PEVuZE5vdGU+PENpdGU+PEF1dGhvcj5LbGltZXNjaDwvQXV0aG9yPjxZZWFyPjIwMDc8L1llYXI+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</w:fldData>
        </w:fldChar>
      </w:r>
      <w:r>
        <w:instrText xml:space="preserve"> ADDIN EN.CITE.DATA </w:instrText>
      </w:r>
      <w:r>
        <w:fldChar w:fldCharType="end"/>
      </w:r>
      <w:r>
        <w:fldChar w:fldCharType="separate"/>
      </w:r>
      <w:r w:rsidR="000920E1" w:rsidRPr="46B18DD8">
        <w:rPr>
          <w:noProof/>
          <w:lang w:val="en-US"/>
        </w:rPr>
        <w:t>(Klimesch et al., 2007; Mazaheri and Jensen, 2010; Mathewson et al., 2011)</w:t>
      </w:r>
      <w:r>
        <w:fldChar w:fldCharType="end"/>
      </w:r>
      <w:r w:rsidRPr="46B18DD8">
        <w:rPr>
          <w:lang w:val="en-US"/>
        </w:rPr>
        <w:t>.</w:t>
      </w:r>
      <w:r w:rsidR="00C74C87" w:rsidRPr="46B18DD8">
        <w:rPr>
          <w:lang w:val="en-US"/>
        </w:rPr>
        <w:t xml:space="preserve"> </w:t>
      </w:r>
      <w:del w:id="1190" w:author="Craig Kelley" w:date="2025-06-23T14:52:00Z">
        <w:r w:rsidRPr="46B18DD8" w:rsidDel="003E45CA">
          <w:rPr>
            <w:lang w:val="en-US"/>
          </w:rPr>
          <w:delText>Even though the MSEs of the best fit von Mises distributions were significantly higher during high alpha events alongside the increased MI (</w:delText>
        </w:r>
        <w:r w:rsidRPr="46B18DD8" w:rsidDel="003E45CA">
          <w:rPr>
            <w:b/>
            <w:bCs/>
            <w:lang w:val="en-US"/>
          </w:rPr>
          <w:delText>Fig 5B, C</w:delText>
        </w:r>
        <w:r w:rsidRPr="46B18DD8" w:rsidDel="003E45CA">
          <w:rPr>
            <w:lang w:val="en-US"/>
          </w:rPr>
          <w:delText>), it is important to note that the von Mises distribution can take the form of a uniform distribution, as it approached in the example distribution across low alpha events (</w:delText>
        </w:r>
        <w:r w:rsidRPr="46B18DD8" w:rsidDel="003E45CA">
          <w:rPr>
            <w:b/>
            <w:bCs/>
            <w:lang w:val="en-US"/>
          </w:rPr>
          <w:delText>Fig. 5A</w:delText>
        </w:r>
        <w:r w:rsidRPr="46B18DD8" w:rsidDel="00BD00C9">
          <w:rPr>
            <w:lang w:val="en-US"/>
          </w:rPr>
          <w:delText xml:space="preserve">). In addition, </w:delText>
        </w:r>
        <w:r w:rsidRPr="46B18DD8" w:rsidDel="003E45CA">
          <w:rPr>
            <w:lang w:val="en-US"/>
          </w:rPr>
          <w:delText xml:space="preserve">the magnitude of the MSE of the best fit von Mises distributions remained fairly low (compare to the MSE of best fit von Mises distributions for incorrect trials </w:delText>
        </w:r>
        <w:r w:rsidRPr="46B18DD8" w:rsidDel="003E45CA">
          <w:rPr>
            <w:b/>
            <w:bCs/>
            <w:lang w:val="en-US"/>
          </w:rPr>
          <w:delText>Fig. 7A, C</w:delText>
        </w:r>
        <w:r w:rsidRPr="46B18DD8" w:rsidDel="003E45CA">
          <w:rPr>
            <w:lang w:val="en-US"/>
          </w:rPr>
          <w:delText>).</w:delText>
        </w:r>
        <w:r w:rsidRPr="46B18DD8" w:rsidDel="00C74C87">
          <w:rPr>
            <w:lang w:val="en-US"/>
          </w:rPr>
          <w:delText xml:space="preserve"> </w:delText>
        </w:r>
      </w:del>
      <w:del w:id="1191" w:author="Craig Kelley" w:date="2025-06-23T14:56:00Z">
        <w:r w:rsidRPr="46B18DD8" w:rsidDel="003E45CA">
          <w:rPr>
            <w:lang w:val="en-US"/>
          </w:rPr>
          <w:delText>Interestingly</w:delText>
        </w:r>
      </w:del>
      <w:ins w:id="1192" w:author="Craig Kelley" w:date="2025-06-23T14:56:00Z">
        <w:r w:rsidR="6690FE11" w:rsidRPr="46B18DD8">
          <w:rPr>
            <w:lang w:val="en-US"/>
          </w:rPr>
          <w:t>However</w:t>
        </w:r>
      </w:ins>
      <w:r w:rsidRPr="46B18DD8">
        <w:rPr>
          <w:lang w:val="en-US"/>
        </w:rPr>
        <w:t>, the increased alpha modulation from low to high alpha events was accompanied by negligible changes in firing rate and preferred phase (</w:t>
      </w:r>
      <w:r w:rsidRPr="46B18DD8">
        <w:rPr>
          <w:b/>
          <w:bCs/>
          <w:lang w:val="en-US"/>
        </w:rPr>
        <w:t>Fig 5C</w:t>
      </w:r>
      <w:r w:rsidRPr="46B18DD8">
        <w:rPr>
          <w:lang w:val="en-US"/>
        </w:rPr>
        <w:t>).</w:t>
      </w:r>
      <w:r w:rsidR="00C74C87" w:rsidRPr="46B18DD8">
        <w:rPr>
          <w:lang w:val="en-US"/>
        </w:rPr>
        <w:t xml:space="preserve"> </w:t>
      </w:r>
      <w:r w:rsidRPr="46B18DD8">
        <w:rPr>
          <w:lang w:val="en-US"/>
        </w:rPr>
        <w:t>This suggests that increased pulse</w:t>
      </w:r>
      <w:ins w:id="1193" w:author="Craig Kelley" w:date="2025-06-23T14:56:00Z">
        <w:r w:rsidR="46AFBC8A" w:rsidRPr="46B18DD8">
          <w:rPr>
            <w:lang w:val="en-US"/>
          </w:rPr>
          <w:t>d</w:t>
        </w:r>
      </w:ins>
      <w:r w:rsidRPr="46B18DD8">
        <w:rPr>
          <w:lang w:val="en-US"/>
        </w:rPr>
        <w:t xml:space="preserve"> inhibition during high alpha events may be accompanied by balanced</w:t>
      </w:r>
      <w:ins w:id="1194" w:author="Craig Kelley [2]" w:date="2025-07-01T17:40:00Z">
        <w:r w:rsidR="009256F7">
          <w:rPr>
            <w:lang w:val="en-US"/>
          </w:rPr>
          <w:t>,</w:t>
        </w:r>
      </w:ins>
      <w:r w:rsidRPr="46B18DD8">
        <w:rPr>
          <w:lang w:val="en-US"/>
        </w:rPr>
        <w:t xml:space="preserve"> antiphase pulses of excitation, requiring an amendment to the pulsed inhibition hypothesis, at least insofar as it applies to mice.</w:t>
      </w:r>
    </w:p>
    <w:p w14:paraId="01C38FA1" w14:textId="77777777" w:rsidR="00836A2B" w:rsidRPr="00BB3ED6" w:rsidRDefault="00836A2B"/>
    <w:p w14:paraId="74CD5BB6" w14:textId="77777777" w:rsidR="00EB66ED" w:rsidRPr="00BB3ED6" w:rsidRDefault="003E45CA">
      <w:pPr>
        <w:rPr>
          <w:b/>
        </w:rPr>
      </w:pPr>
      <w:r w:rsidRPr="00BB3ED6">
        <w:rPr>
          <w:b/>
          <w:i/>
        </w:rPr>
        <w:t xml:space="preserve">Spontaneous alpha modulation and behavior </w:t>
      </w:r>
    </w:p>
    <w:p w14:paraId="054447D6" w14:textId="7D885E90" w:rsidR="00EB66ED" w:rsidRPr="00BB3ED6" w:rsidRDefault="003E45CA" w:rsidP="001F0072">
      <w:pPr>
        <w:jc w:val="both"/>
      </w:pPr>
      <w:r w:rsidRPr="00BB3ED6">
        <w:rPr>
          <w:lang w:val="en-US"/>
        </w:rPr>
        <w:t>In this study, we investigated how alpha modulation during baseline activity correlated to performance of a whisker-based selective detection task</w:t>
      </w:r>
      <w:r w:rsidR="00CC5A8C" w:rsidRPr="00BB3ED6">
        <w:rPr>
          <w:lang w:val="en-US"/>
        </w:rPr>
        <w:t xml:space="preserve">. </w:t>
      </w:r>
      <w:r w:rsidR="00112A0A" w:rsidRPr="00BB3ED6">
        <w:rPr>
          <w:lang w:val="en-US"/>
        </w:rPr>
        <w:t xml:space="preserve">Consistent with previous results showing that pre-stimulus alpha modulates sensory encoding in human perceptual-decision making </w:t>
      </w:r>
      <w:r w:rsidR="00816531" w:rsidRPr="00BB3ED6">
        <w:rPr>
          <w:color w:val="1F1F1F"/>
          <w:shd w:val="clear" w:color="auto" w:fill="F5F5F5"/>
        </w:rPr>
        <w:fldChar w:fldCharType="begin">
          <w:fldData xml:space="preserve">PEVuZE5vdGU+PENpdGU+PEF1dGhvcj5Mb3U8L0F1dGhvcj48WWVhcj4yMDE0PC9ZZWFyPjxSZWNO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</w:fldData>
        </w:fldChar>
      </w:r>
      <w:r w:rsidR="00816531" w:rsidRPr="00BB3ED6">
        <w:rPr>
          <w:color w:val="1F1F1F"/>
          <w:shd w:val="clear" w:color="auto" w:fill="F5F5F5"/>
        </w:rPr>
        <w:instrText xml:space="preserve"> ADDIN EN.CITE </w:instrText>
      </w:r>
      <w:r w:rsidR="00816531" w:rsidRPr="00BB3ED6">
        <w:rPr>
          <w:color w:val="1F1F1F"/>
          <w:shd w:val="clear" w:color="auto" w:fill="F5F5F5"/>
        </w:rPr>
        <w:fldChar w:fldCharType="begin">
          <w:fldData xml:space="preserve">PEVuZE5vdGU+PENpdGU+PEF1dGhvcj5Mb3U8L0F1dGhvcj48WWVhcj4yMDE0PC9ZZWFyPjxSZWNO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</w:fldData>
        </w:fldChar>
      </w:r>
      <w:r w:rsidR="00816531" w:rsidRPr="00BB3ED6">
        <w:rPr>
          <w:color w:val="1F1F1F"/>
          <w:shd w:val="clear" w:color="auto" w:fill="F5F5F5"/>
        </w:rPr>
        <w:instrText xml:space="preserve"> ADDIN EN.CITE.DATA </w:instrText>
      </w:r>
      <w:r w:rsidR="00816531" w:rsidRPr="00BB3ED6">
        <w:rPr>
          <w:color w:val="1F1F1F"/>
          <w:shd w:val="clear" w:color="auto" w:fill="F5F5F5"/>
        </w:rPr>
      </w:r>
      <w:r w:rsidR="00816531" w:rsidRPr="00BB3ED6">
        <w:rPr>
          <w:color w:val="1F1F1F"/>
          <w:shd w:val="clear" w:color="auto" w:fill="F5F5F5"/>
        </w:rPr>
        <w:fldChar w:fldCharType="end"/>
      </w:r>
      <w:r w:rsidR="00816531" w:rsidRPr="00BB3ED6">
        <w:rPr>
          <w:color w:val="1F1F1F"/>
          <w:shd w:val="clear" w:color="auto" w:fill="F5F5F5"/>
        </w:rPr>
      </w:r>
      <w:r w:rsidR="00816531" w:rsidRPr="00BB3ED6">
        <w:rPr>
          <w:color w:val="1F1F1F"/>
          <w:shd w:val="clear" w:color="auto" w:fill="F5F5F5"/>
        </w:rPr>
        <w:fldChar w:fldCharType="separate"/>
      </w:r>
      <w:r w:rsidR="00816531" w:rsidRPr="00BB3ED6">
        <w:rPr>
          <w:noProof/>
          <w:color w:val="1F1F1F"/>
          <w:shd w:val="clear" w:color="auto" w:fill="F5F5F5"/>
        </w:rPr>
        <w:t>(Lou et al., 2014)</w:t>
      </w:r>
      <w:r w:rsidR="00816531" w:rsidRPr="00BB3ED6">
        <w:rPr>
          <w:color w:val="1F1F1F"/>
          <w:shd w:val="clear" w:color="auto" w:fill="F5F5F5"/>
        </w:rPr>
        <w:fldChar w:fldCharType="end"/>
      </w:r>
      <w:r w:rsidR="00CC5A8C" w:rsidRPr="00BB3ED6">
        <w:rPr>
          <w:color w:val="1F1F1F"/>
          <w:shd w:val="clear" w:color="auto" w:fill="F5F5F5"/>
        </w:rPr>
        <w:t>, </w:t>
      </w:r>
      <w:r w:rsidRPr="00BB3ED6">
        <w:rPr>
          <w:lang w:val="en-US"/>
        </w:rPr>
        <w:t xml:space="preserve"> </w:t>
      </w:r>
      <w:r w:rsidR="00816531" w:rsidRPr="00BB3ED6">
        <w:rPr>
          <w:lang w:val="en-US"/>
        </w:rPr>
        <w:t xml:space="preserve">we </w:t>
      </w:r>
      <w:r w:rsidRPr="00BB3ED6">
        <w:rPr>
          <w:lang w:val="en-US"/>
        </w:rPr>
        <w:t>found significant deficits in alpha modulation prior to incorrect (miss or false alarm trials) trials compared to correct (hit or correct rejection) trials (</w:t>
      </w:r>
      <w:r w:rsidRPr="00BB3ED6">
        <w:rPr>
          <w:b/>
          <w:bCs/>
          <w:lang w:val="en-US"/>
        </w:rPr>
        <w:t xml:space="preserve">Fig. </w:t>
      </w:r>
      <w:del w:id="1195" w:author="Craig Kelley [2]" w:date="2025-07-01T17:41:00Z">
        <w:r w:rsidRPr="00BB3ED6" w:rsidDel="009256F7">
          <w:rPr>
            <w:b/>
            <w:bCs/>
            <w:lang w:val="en-US"/>
          </w:rPr>
          <w:delText xml:space="preserve">6, </w:delText>
        </w:r>
      </w:del>
      <w:r w:rsidRPr="00BB3ED6">
        <w:rPr>
          <w:b/>
          <w:bCs/>
          <w:lang w:val="en-US"/>
        </w:rPr>
        <w:t>7</w:t>
      </w:r>
      <w:r w:rsidRPr="00BB3ED6">
        <w:rPr>
          <w:lang w:val="en-US"/>
        </w:rPr>
        <w:t>).</w:t>
      </w:r>
      <w:r w:rsidR="00C74C87" w:rsidRPr="00BB3ED6">
        <w:rPr>
          <w:lang w:val="en-US"/>
        </w:rPr>
        <w:t xml:space="preserve"> </w:t>
      </w:r>
      <w:r w:rsidRPr="00BB3ED6">
        <w:rPr>
          <w:lang w:val="en-US"/>
        </w:rPr>
        <w:t xml:space="preserve">While there were neurons that were significantly </w:t>
      </w:r>
      <w:del w:id="1196" w:author="Craig Kelley" w:date="2025-06-23T13:48:00Z">
        <w:r w:rsidRPr="46B18DD8" w:rsidDel="003E45CA">
          <w:rPr>
            <w:lang w:val="en-US"/>
          </w:rPr>
          <w:delText>phase modulated</w:delText>
        </w:r>
      </w:del>
      <w:ins w:id="1197" w:author="Craig Kelley" w:date="2025-06-23T13:50:00Z">
        <w:r w:rsidR="57A70B1B" w:rsidRPr="00BB3ED6">
          <w:rPr>
            <w:lang w:val="en-US"/>
          </w:rPr>
          <w:t>phase modulated</w:t>
        </w:r>
      </w:ins>
      <w:r w:rsidRPr="00BB3ED6">
        <w:rPr>
          <w:lang w:val="en-US"/>
        </w:rPr>
        <w:t xml:space="preserve"> prior to both correct and incorrect trials, most neurons across regions were selectively </w:t>
      </w:r>
      <w:del w:id="1198" w:author="Craig Kelley" w:date="2025-06-23T13:48:00Z">
        <w:r w:rsidRPr="46B18DD8" w:rsidDel="003E45CA">
          <w:rPr>
            <w:lang w:val="en-US"/>
          </w:rPr>
          <w:delText>phase modulated</w:delText>
        </w:r>
      </w:del>
      <w:ins w:id="1199" w:author="Craig Kelley" w:date="2025-06-23T13:50:00Z">
        <w:r w:rsidR="57A70B1B" w:rsidRPr="00BB3ED6">
          <w:rPr>
            <w:lang w:val="en-US"/>
          </w:rPr>
          <w:t>phase modulated</w:t>
        </w:r>
      </w:ins>
      <w:r w:rsidRPr="00BB3ED6">
        <w:rPr>
          <w:lang w:val="en-US"/>
        </w:rPr>
        <w:t xml:space="preserve"> prior to correct trials, </w:t>
      </w:r>
      <w:r w:rsidR="001F0072" w:rsidRPr="00BB3ED6">
        <w:rPr>
          <w:lang w:val="en-US"/>
        </w:rPr>
        <w:t xml:space="preserve">with </w:t>
      </w:r>
      <w:r w:rsidRPr="00BB3ED6">
        <w:rPr>
          <w:lang w:val="en-US"/>
        </w:rPr>
        <w:t xml:space="preserve">extremely few neurons </w:t>
      </w:r>
      <w:r w:rsidR="001F0072" w:rsidRPr="00BB3ED6">
        <w:rPr>
          <w:lang w:val="en-US"/>
        </w:rPr>
        <w:t xml:space="preserve">showing </w:t>
      </w:r>
      <w:r w:rsidRPr="00BB3ED6">
        <w:rPr>
          <w:lang w:val="en-US"/>
        </w:rPr>
        <w:t xml:space="preserve">selective phase </w:t>
      </w:r>
      <w:r w:rsidR="001F0072" w:rsidRPr="00BB3ED6">
        <w:rPr>
          <w:lang w:val="en-US"/>
        </w:rPr>
        <w:t xml:space="preserve">modulation </w:t>
      </w:r>
      <w:r w:rsidRPr="00BB3ED6">
        <w:rPr>
          <w:lang w:val="en-US"/>
        </w:rPr>
        <w:t>prior to incorrect trials (</w:t>
      </w:r>
      <w:r w:rsidRPr="00BB3ED6">
        <w:rPr>
          <w:b/>
          <w:bCs/>
          <w:lang w:val="en-US"/>
        </w:rPr>
        <w:t>Fig. 7</w:t>
      </w:r>
      <w:ins w:id="1200" w:author="Craig Kelley [2]" w:date="2025-07-01T17:41:00Z">
        <w:r w:rsidR="009256F7">
          <w:rPr>
            <w:b/>
            <w:bCs/>
            <w:lang w:val="en-US"/>
          </w:rPr>
          <w:t>B</w:t>
        </w:r>
      </w:ins>
      <w:del w:id="1201" w:author="Craig Kelley [2]" w:date="2025-07-01T17:41:00Z">
        <w:r w:rsidRPr="00BB3ED6" w:rsidDel="009256F7">
          <w:rPr>
            <w:b/>
            <w:bCs/>
            <w:lang w:val="en-US"/>
          </w:rPr>
          <w:delText>A</w:delText>
        </w:r>
      </w:del>
      <w:r w:rsidRPr="00BB3ED6">
        <w:rPr>
          <w:lang w:val="en-US"/>
        </w:rPr>
        <w:t>).</w:t>
      </w:r>
      <w:r w:rsidR="00C74C87" w:rsidRPr="00BB3ED6">
        <w:rPr>
          <w:lang w:val="en-US"/>
        </w:rPr>
        <w:t xml:space="preserve"> </w:t>
      </w:r>
      <w:ins w:id="1202" w:author="Craig Kelley" w:date="2025-06-23T15:01:00Z">
        <w:r w:rsidR="23BB27C1" w:rsidRPr="00BB3ED6">
          <w:rPr>
            <w:lang w:val="en-US"/>
          </w:rPr>
          <w:t xml:space="preserve">Furthermore, many neurons which were selectively phase </w:t>
        </w:r>
        <w:r w:rsidR="23BB27C1" w:rsidRPr="00BB3ED6">
          <w:rPr>
            <w:lang w:val="en-US"/>
          </w:rPr>
          <w:lastRenderedPageBreak/>
          <w:t>modulated prior to correct trials exhibited significant reductions in phas</w:t>
        </w:r>
      </w:ins>
      <w:ins w:id="1203" w:author="Craig Kelley" w:date="2025-06-23T15:02:00Z">
        <w:r w:rsidR="23BB27C1" w:rsidRPr="00BB3ED6">
          <w:rPr>
            <w:lang w:val="en-US"/>
          </w:rPr>
          <w:t xml:space="preserve">e modulation </w:t>
        </w:r>
        <w:r w:rsidR="0581D7B0" w:rsidRPr="00BB3ED6">
          <w:rPr>
            <w:lang w:val="en-US"/>
          </w:rPr>
          <w:t xml:space="preserve">prior to incorrect trials as evaluated through a </w:t>
        </w:r>
        <w:proofErr w:type="spellStart"/>
        <w:r w:rsidR="0581D7B0" w:rsidRPr="00BB3ED6">
          <w:rPr>
            <w:lang w:val="en-US"/>
          </w:rPr>
          <w:t>boostrapping</w:t>
        </w:r>
        <w:proofErr w:type="spellEnd"/>
        <w:r w:rsidR="0581D7B0" w:rsidRPr="00BB3ED6">
          <w:rPr>
            <w:lang w:val="en-US"/>
          </w:rPr>
          <w:t xml:space="preserve"> approach (</w:t>
        </w:r>
        <w:r w:rsidR="0581D7B0" w:rsidRPr="009256F7">
          <w:rPr>
            <w:b/>
            <w:bCs/>
            <w:lang w:val="en-US"/>
            <w:rPrChange w:id="1204" w:author="Craig Kelley [2]" w:date="2025-07-01T17:41:00Z">
              <w:rPr>
                <w:lang w:val="en-US"/>
              </w:rPr>
            </w:rPrChange>
          </w:rPr>
          <w:t xml:space="preserve">Supp. Fig. </w:t>
        </w:r>
      </w:ins>
      <w:ins w:id="1205" w:author="Craig Kelley [2]" w:date="2025-07-01T17:41:00Z">
        <w:r w:rsidR="009256F7" w:rsidRPr="009256F7">
          <w:rPr>
            <w:b/>
            <w:bCs/>
            <w:lang w:val="en-US"/>
            <w:rPrChange w:id="1206" w:author="Craig Kelley [2]" w:date="2025-07-01T17:41:00Z">
              <w:rPr>
                <w:lang w:val="en-US"/>
              </w:rPr>
            </w:rPrChange>
          </w:rPr>
          <w:t>1</w:t>
        </w:r>
      </w:ins>
      <w:ins w:id="1207" w:author="Craig Kelley" w:date="2025-06-23T15:02:00Z">
        <w:del w:id="1208" w:author="Craig Kelley [2]" w:date="2025-07-01T17:41:00Z">
          <w:r w:rsidR="0581D7B0" w:rsidRPr="00BB3ED6" w:rsidDel="009256F7">
            <w:rPr>
              <w:lang w:val="en-US"/>
            </w:rPr>
            <w:delText>2</w:delText>
          </w:r>
        </w:del>
        <w:r w:rsidR="0581D7B0" w:rsidRPr="00BB3ED6">
          <w:rPr>
            <w:lang w:val="en-US"/>
          </w:rPr>
          <w:t xml:space="preserve">). </w:t>
        </w:r>
      </w:ins>
      <w:del w:id="1209" w:author="Craig Kelley" w:date="2025-06-23T15:00:00Z">
        <w:r w:rsidRPr="46B18DD8" w:rsidDel="003E45CA">
          <w:rPr>
            <w:lang w:val="en-US"/>
          </w:rPr>
          <w:delText xml:space="preserve">Additionally, across most regional populations of </w:delText>
        </w:r>
      </w:del>
      <w:del w:id="1210" w:author="Craig Kelley" w:date="2025-06-23T13:50:00Z">
        <w:r w:rsidRPr="46B18DD8" w:rsidDel="004A74E3">
          <w:rPr>
            <w:lang w:val="en-US"/>
          </w:rPr>
          <w:delText>phase-modulated</w:delText>
        </w:r>
      </w:del>
      <w:del w:id="1211" w:author="Craig Kelley" w:date="2025-06-23T15:00:00Z">
        <w:r w:rsidRPr="46B18DD8" w:rsidDel="003E45CA">
          <w:rPr>
            <w:lang w:val="en-US"/>
          </w:rPr>
          <w:delText xml:space="preserve"> neurons, MI and MSE of the best fit von Mises distributions were significantly higher prior to incorrect trials than prior to correct trials (</w:delText>
        </w:r>
        <w:r w:rsidRPr="46B18DD8" w:rsidDel="003E45CA">
          <w:rPr>
            <w:b/>
            <w:bCs/>
            <w:lang w:val="en-US"/>
          </w:rPr>
          <w:delText>Fig. 7B,C</w:delText>
        </w:r>
        <w:r w:rsidRPr="46B18DD8" w:rsidDel="003E45CA">
          <w:rPr>
            <w:lang w:val="en-US"/>
          </w:rPr>
          <w:delText>).</w:delText>
        </w:r>
        <w:r w:rsidRPr="46B18DD8" w:rsidDel="00C74C87">
          <w:rPr>
            <w:lang w:val="en-US"/>
          </w:rPr>
          <w:delText xml:space="preserve"> </w:delText>
        </w:r>
        <w:r w:rsidRPr="46B18DD8" w:rsidDel="003E45CA">
          <w:rPr>
            <w:lang w:val="en-US"/>
          </w:rPr>
          <w:delText xml:space="preserve">This increased deviation from both uniform and von Mises distributions resulted from increased randomness in the relationship between spiking and alpha phase as seen in </w:delText>
        </w:r>
        <w:r w:rsidRPr="46B18DD8" w:rsidDel="003E45CA">
          <w:rPr>
            <w:b/>
            <w:bCs/>
            <w:lang w:val="en-US"/>
          </w:rPr>
          <w:delText>Figure 6</w:delText>
        </w:r>
        <w:r w:rsidRPr="46B18DD8" w:rsidDel="003E45CA">
          <w:rPr>
            <w:lang w:val="en-US"/>
          </w:rPr>
          <w:delText>.</w:delText>
        </w:r>
        <w:r w:rsidRPr="46B18DD8" w:rsidDel="00C74C87">
          <w:rPr>
            <w:lang w:val="en-US"/>
          </w:rPr>
          <w:delText xml:space="preserve"> </w:delText>
        </w:r>
      </w:del>
      <w:r w:rsidRPr="00BB3ED6">
        <w:rPr>
          <w:lang w:val="en-US"/>
        </w:rPr>
        <w:t>Thus, a dysregulation of alpha modulation of spiking activity during spontaneous activity correlated with poor performance on the selective detection task.</w:t>
      </w:r>
      <w:r w:rsidR="00C74C87" w:rsidRPr="00BB3ED6">
        <w:rPr>
          <w:lang w:val="en-US"/>
        </w:rPr>
        <w:t xml:space="preserve"> </w:t>
      </w:r>
      <w:r w:rsidRPr="00BB3ED6">
        <w:rPr>
          <w:lang w:val="en-US"/>
        </w:rPr>
        <w:t>This may reflect a lapse in attention</w:t>
      </w:r>
      <w:del w:id="1212" w:author="Craig Kelley" w:date="2025-06-10T14:55:00Z">
        <w:r w:rsidRPr="46B18DD8" w:rsidDel="003E45CA">
          <w:rPr>
            <w:lang w:val="en-US"/>
          </w:rPr>
          <w:delText xml:space="preserve"> or engagement in the task</w:delText>
        </w:r>
      </w:del>
      <w:r w:rsidRPr="00BB3ED6">
        <w:rPr>
          <w:lang w:val="en-US"/>
        </w:rPr>
        <w:t>.</w:t>
      </w:r>
      <w:ins w:id="1213" w:author="Craig Kelley [2]" w:date="2025-07-01T17:42:00Z">
        <w:r w:rsidR="009256F7">
          <w:rPr>
            <w:lang w:val="en-US"/>
          </w:rPr>
          <w:t xml:space="preserve"> </w:t>
        </w:r>
      </w:ins>
    </w:p>
    <w:p w14:paraId="278493D1" w14:textId="77777777" w:rsidR="00EB66ED" w:rsidRPr="00BB3ED6" w:rsidRDefault="00EB66ED"/>
    <w:p w14:paraId="24277FCF" w14:textId="5F8E64CD" w:rsidR="00EB66ED" w:rsidDel="009256F7" w:rsidRDefault="009D5B0C">
      <w:pPr>
        <w:rPr>
          <w:del w:id="1214" w:author="Craig Kelley" w:date="2025-06-23T15:04:00Z"/>
          <w:lang w:val="en-US"/>
        </w:rPr>
      </w:pPr>
      <w:r w:rsidRPr="46B18DD8">
        <w:rPr>
          <w:lang w:val="en-US"/>
        </w:rPr>
        <w:t xml:space="preserve">Similar to many tactile tasks, the </w:t>
      </w:r>
      <w:r w:rsidR="359FB9B7" w:rsidRPr="46B18DD8">
        <w:rPr>
          <w:lang w:val="en-US"/>
        </w:rPr>
        <w:t>behavioral task</w:t>
      </w:r>
      <w:r w:rsidR="003E45CA" w:rsidRPr="46B18DD8">
        <w:rPr>
          <w:lang w:val="en-US"/>
        </w:rPr>
        <w:t xml:space="preserve"> employed in this study involves the coordinated activity of </w:t>
      </w:r>
      <w:r w:rsidR="40D0AB63" w:rsidRPr="46B18DD8">
        <w:rPr>
          <w:lang w:val="en-US"/>
        </w:rPr>
        <w:t>numerous</w:t>
      </w:r>
      <w:r w:rsidR="003E45CA" w:rsidRPr="46B18DD8">
        <w:rPr>
          <w:lang w:val="en-US"/>
        </w:rPr>
        <w:t xml:space="preserve"> brain regions, including thalamus, S1, motor cortex, anterior lateral motor cortex, and striatum </w:t>
      </w:r>
      <w:r>
        <w:fldChar w:fldCharType="begin">
          <w:fldData xml:space="preserve">PEVuZE5vdGU+PENpdGU+PEF1dGhvcj5EZWxpczwvQXV0aG9yPjxZZWFyPjIwMTg8L1llYXI+PFJl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</w:fldData>
        </w:fldChar>
      </w:r>
      <w:r>
        <w:instrText xml:space="preserve"> ADDIN EN.CITE </w:instrText>
      </w:r>
      <w:r>
        <w:fldChar w:fldCharType="begin">
          <w:fldData xml:space="preserve">PEVuZE5vdGU+PENpdGU+PEF1dGhvcj5EZWxpczwvQXV0aG9yPjxZZWFyPjIwMTg8L1llYXI+PFJl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</w:fldData>
        </w:fldChar>
      </w:r>
      <w:r>
        <w:instrText xml:space="preserve"> ADDIN EN.CITE.DATA </w:instrText>
      </w:r>
      <w:r>
        <w:fldChar w:fldCharType="end"/>
      </w:r>
      <w:r>
        <w:fldChar w:fldCharType="separate"/>
      </w:r>
      <w:r w:rsidR="000920E1" w:rsidRPr="46B18DD8">
        <w:rPr>
          <w:noProof/>
          <w:lang w:val="en-US"/>
        </w:rPr>
        <w:t>(Zheng et al., 2015; Delis et al., 2018; Rodenkirch et al., 2019; Aruljothi et al., 2020; Zareian et al., 2021; Marrero et al., 2022; Zareian et al., 2023)</w:t>
      </w:r>
      <w:r>
        <w:fldChar w:fldCharType="end"/>
      </w:r>
      <w:r w:rsidR="003E45CA" w:rsidRPr="46B18DD8">
        <w:rPr>
          <w:lang w:val="en-US"/>
        </w:rPr>
        <w:t>.</w:t>
      </w:r>
      <w:r w:rsidR="00C74C87" w:rsidRPr="46B18DD8">
        <w:rPr>
          <w:lang w:val="en-US"/>
        </w:rPr>
        <w:t xml:space="preserve"> </w:t>
      </w:r>
      <w:r>
        <w:fldChar w:fldCharType="begin"/>
      </w:r>
      <w:r>
        <w:instrText xml:space="preserve"> ADDIN EN.CITE &lt;EndNote&gt;&lt;Cite AuthorYear="1"&gt;&lt;Author&gt;Marrero&lt;/Author&gt;&lt;Year&gt;2022&lt;/Year&gt;&lt;RecNum&gt;3570&lt;/RecNum&gt;&lt;DisplayText&gt;Marrero et al. (2022)&lt;/DisplayText&gt;&lt;record&gt;&lt;rec-number&gt;3570&lt;/rec-number&gt;&lt;foreign-keys&gt;&lt;key app="EN" db-id="5dp59vdti2f293estrn55zpla5rdts2xrvte" timestamp="1740436603" guid="070b2d5b-6d8e-4f85-ab5a-684047de4756"&gt;3570&lt;/key&gt;&lt;/foreign-keys&gt;&lt;ref-type name="Journal Article"&gt;17&lt;/ref-type&gt;&lt;contributors&gt;&lt;authors&gt;&lt;author&gt;Marrero, K.&lt;/author&gt;&lt;author&gt;Aruljothi, K.&lt;/author&gt;&lt;author&gt;Zareian, B.&lt;/author&gt;&lt;author&gt;Gao, C.&lt;/author&gt;&lt;author&gt;Zhang, Z.&lt;/author&gt;&lt;author&gt;Zagha, E.&lt;/author&gt;&lt;/authors&gt;&lt;/contributors&gt;&lt;auth-address&gt;Neuroscience Graduate Program, University of California Riverside, Riverside, CA 92521, USA.&amp;#xD;Department of Psychology, University of California Riverside, Riverside, CA 92521, USA.&amp;#xD;Department of Bioengineering, University of California Riverside, Riverside, CA 92521, USA.&lt;/auth-address&gt;&lt;titles&gt;&lt;title&gt;Global, Low-Amplitude Cortical State Predicts Response Outcomes in a Selective Detection Task in Mice&lt;/title&gt;&lt;secondary-title&gt;Cereb Cortex&lt;/secondary-title&gt;&lt;/titles&gt;&lt;periodical&gt;&lt;full-title&gt;Cereb Cortex&lt;/full-title&gt;&lt;/periodical&gt;&lt;pages&gt;2037-2053&lt;/pages&gt;&lt;volume&gt;32&lt;/volume&gt;&lt;number&gt;9&lt;/number&gt;&lt;keywords&gt;&lt;keyword&gt;Animals&lt;/keyword&gt;&lt;keyword&gt;Learning&lt;/keyword&gt;&lt;keyword&gt;Mice&lt;/keyword&gt;&lt;keyword&gt;*Parietal Lobe&lt;/keyword&gt;&lt;keyword&gt;Reaction Time/physiology&lt;/keyword&gt;&lt;keyword&gt;*Vibrissae&lt;/keyword&gt;&lt;keyword&gt;choice probability&lt;/keyword&gt;&lt;keyword&gt;neocortex&lt;/keyword&gt;&lt;keyword&gt;prestimulus&lt;/keyword&gt;&lt;keyword&gt;sensory detection&lt;/keyword&gt;&lt;keyword&gt;widefield imaging&lt;/keyword&gt;&lt;/keywords&gt;&lt;dates&gt;&lt;year&gt;2022&lt;/year&gt;&lt;pub-dates&gt;&lt;date&gt;Apr 20&lt;/date&gt;&lt;/pub-dates&gt;&lt;/dates&gt;&lt;isbn&gt;1047-3211 (Print)&amp;#xD;1047-3211&lt;/isbn&gt;&lt;accession-num&gt;34564725&lt;/accession-num&gt;&lt;urls&gt;&lt;/urls&gt;&lt;custom2&gt;PMC9070337&lt;/custom2&gt;&lt;electronic-resource-num&gt;10.1093/cercor/bhab339&lt;/electronic-resource-num&gt;&lt;remote-database-provider&gt;NLM&lt;/remote-database-provider&gt;&lt;language&gt;eng&lt;/language&gt;&lt;/record&gt;&lt;/Cite&gt;&lt;/EndNote&gt;</w:instrText>
      </w:r>
      <w:r>
        <w:fldChar w:fldCharType="separate"/>
      </w:r>
      <w:r w:rsidR="000920E1" w:rsidRPr="46B18DD8">
        <w:rPr>
          <w:noProof/>
          <w:lang w:val="en-US"/>
        </w:rPr>
        <w:t>Marrero et al. (2022)</w:t>
      </w:r>
      <w:r>
        <w:fldChar w:fldCharType="end"/>
      </w:r>
      <w:r w:rsidR="003E45CA" w:rsidRPr="46B18DD8">
        <w:rPr>
          <w:lang w:val="en-US"/>
        </w:rPr>
        <w:t xml:space="preserve"> found that correct responses to sensory stimuli were predicted by a pre-stimulus global low amplitude state across cortex with reduced spontaneous activity, principally identified through widefield </w:t>
      </w:r>
      <w:r w:rsidR="002309B7" w:rsidRPr="46B18DD8">
        <w:rPr>
          <w:lang w:val="en-US"/>
        </w:rPr>
        <w:t>calcium</w:t>
      </w:r>
      <w:r w:rsidR="003E45CA" w:rsidRPr="46B18DD8">
        <w:rPr>
          <w:lang w:val="en-US"/>
        </w:rPr>
        <w:t xml:space="preserve"> imaging of activity in dorsal neocortex. The low activity state associated with correct task performance was most prominent in neurons that encode stimuli or were associated with motor response.</w:t>
      </w:r>
      <w:r w:rsidR="00C74C87" w:rsidRPr="46B18DD8">
        <w:rPr>
          <w:lang w:val="en-US"/>
        </w:rPr>
        <w:t xml:space="preserve"> </w:t>
      </w:r>
      <w:r w:rsidR="003E45CA" w:rsidRPr="46B18DD8">
        <w:rPr>
          <w:lang w:val="en-US"/>
        </w:rPr>
        <w:t xml:space="preserve">This suggests </w:t>
      </w:r>
      <w:r w:rsidR="00BF47A2" w:rsidRPr="46B18DD8">
        <w:rPr>
          <w:lang w:val="en-US"/>
        </w:rPr>
        <w:t xml:space="preserve">that </w:t>
      </w:r>
      <w:r w:rsidR="003E45CA" w:rsidRPr="46B18DD8">
        <w:rPr>
          <w:lang w:val="en-US"/>
        </w:rPr>
        <w:t xml:space="preserve">a </w:t>
      </w:r>
      <w:r w:rsidR="00BF47A2" w:rsidRPr="46B18DD8">
        <w:rPr>
          <w:lang w:val="en-US"/>
        </w:rPr>
        <w:t xml:space="preserve">quiet </w:t>
      </w:r>
      <w:r w:rsidR="003E45CA" w:rsidRPr="46B18DD8">
        <w:rPr>
          <w:lang w:val="en-US"/>
        </w:rPr>
        <w:t xml:space="preserve">brain state </w:t>
      </w:r>
      <w:r w:rsidR="00BF47A2" w:rsidRPr="46B18DD8">
        <w:rPr>
          <w:lang w:val="en-US"/>
        </w:rPr>
        <w:t xml:space="preserve">is preferable for neural circuits to process information suited for detection tasks, </w:t>
      </w:r>
      <w:bookmarkStart w:id="1215" w:name="_Int_BmfFHVaJ"/>
      <w:r w:rsidR="00BF47A2" w:rsidRPr="46B18DD8">
        <w:rPr>
          <w:lang w:val="en-US"/>
        </w:rPr>
        <w:t>likely at</w:t>
      </w:r>
      <w:bookmarkEnd w:id="1215"/>
      <w:r w:rsidR="00BF47A2" w:rsidRPr="46B18DD8">
        <w:rPr>
          <w:lang w:val="en-US"/>
        </w:rPr>
        <w:t xml:space="preserve"> the cost of discrimination performance </w:t>
      </w:r>
      <w:r>
        <w:fldChar w:fldCharType="begin">
          <w:fldData xml:space="preserve">PEVuZE5vdGU+PENpdGU+PEF1dGhvcj5PbGxlcmVuc2hhdzwvQXV0aG9yPjxZZWFyPjIwMTQ8L1ll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=
</w:fldData>
        </w:fldChar>
      </w:r>
      <w:r>
        <w:instrText xml:space="preserve"> ADDIN EN.CITE </w:instrText>
      </w:r>
      <w:r>
        <w:fldChar w:fldCharType="begin">
          <w:fldData xml:space="preserve">PEVuZE5vdGU+PENpdGU+PEF1dGhvcj5PbGxlcmVuc2hhdzwvQXV0aG9yPjxZZWFyPjIwMTQ8L1ll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=
</w:fldData>
        </w:fldChar>
      </w:r>
      <w:r>
        <w:instrText xml:space="preserve"> ADDIN EN.CITE.DATA </w:instrText>
      </w:r>
      <w:r>
        <w:fldChar w:fldCharType="end"/>
      </w:r>
      <w:r>
        <w:fldChar w:fldCharType="separate"/>
      </w:r>
      <w:r w:rsidR="000920E1" w:rsidRPr="46B18DD8">
        <w:rPr>
          <w:noProof/>
          <w:lang w:val="en-US"/>
        </w:rPr>
        <w:t>(Wang et al., 2010; Ollerenshaw et al., 2014)</w:t>
      </w:r>
      <w:r>
        <w:fldChar w:fldCharType="end"/>
      </w:r>
      <w:r w:rsidR="003E45CA" w:rsidRPr="46B18DD8">
        <w:rPr>
          <w:lang w:val="en-US"/>
        </w:rPr>
        <w:t>.</w:t>
      </w:r>
      <w:r w:rsidR="00C74C87" w:rsidRPr="46B18DD8">
        <w:rPr>
          <w:lang w:val="en-US"/>
        </w:rPr>
        <w:t xml:space="preserve"> </w:t>
      </w:r>
      <w:del w:id="1216" w:author="Craig Kelley" w:date="2025-06-23T15:03:00Z">
        <w:r w:rsidRPr="46B18DD8" w:rsidDel="003E45CA">
          <w:rPr>
            <w:lang w:val="en-US"/>
          </w:rPr>
          <w:delText>Based on our observations, this global cortical low amplitude state is, at least in part, a result of the ubiquity of alpha modulation and pulsed inhibition in neocortex</w:delText>
        </w:r>
        <w:r w:rsidRPr="46B18DD8" w:rsidDel="1DA250B2">
          <w:rPr>
            <w:lang w:val="en-US"/>
          </w:rPr>
          <w:delText>.</w:delText>
        </w:r>
      </w:del>
      <w:r w:rsidR="003E45CA" w:rsidRPr="46B18DD8">
        <w:rPr>
          <w:lang w:val="en-US"/>
        </w:rPr>
        <w:t xml:space="preserve"> Alpha oscillations have been hypothesized to produce a brain state which is “calm yet alert” </w:t>
      </w:r>
      <w:r>
        <w:fldChar w:fldCharType="begin">
          <w:fldData xml:space="preserve">PEVuZE5vdGU+PENpdGU+PEF1dGhvcj5Db29wZXI8L0F1dGhvcj48WWVhcj4yMDAzPC9ZZWFyPjxS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=
</w:fldData>
        </w:fldChar>
      </w:r>
      <w:r>
        <w:instrText xml:space="preserve"> ADDIN EN.CITE </w:instrText>
      </w:r>
      <w:r>
        <w:fldChar w:fldCharType="begin">
          <w:fldData xml:space="preserve">PEVuZE5vdGU+PENpdGU+PEF1dGhvcj5Db29wZXI8L0F1dGhvcj48WWVhcj4yMDAzPC9ZZWFyPjxS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=
</w:fldData>
        </w:fldChar>
      </w:r>
      <w:r>
        <w:instrText xml:space="preserve"> ADDIN EN.CITE.DATA </w:instrText>
      </w:r>
      <w:r>
        <w:fldChar w:fldCharType="end"/>
      </w:r>
      <w:r>
        <w:fldChar w:fldCharType="separate"/>
      </w:r>
      <w:r w:rsidR="000920E1" w:rsidRPr="46B18DD8">
        <w:rPr>
          <w:noProof/>
          <w:lang w:val="en-US"/>
        </w:rPr>
        <w:t>(Adrian and Matthews, 1934; Cooper et al., 2003)</w:t>
      </w:r>
      <w:r>
        <w:fldChar w:fldCharType="end"/>
      </w:r>
      <w:r w:rsidR="003E45CA" w:rsidRPr="46B18DD8">
        <w:rPr>
          <w:lang w:val="en-US"/>
        </w:rPr>
        <w:t>, which is in line with</w:t>
      </w:r>
      <w:del w:id="1217" w:author="Craig Kelley [2]" w:date="2025-07-01T17:43:00Z">
        <w:r w:rsidR="003E45CA" w:rsidRPr="46B18DD8" w:rsidDel="009256F7">
          <w:rPr>
            <w:lang w:val="en-US"/>
          </w:rPr>
          <w:delText xml:space="preserve"> the brain state characterized by the global low amplitude state and</w:delText>
        </w:r>
      </w:del>
      <w:r w:rsidR="003E45CA" w:rsidRPr="46B18DD8">
        <w:rPr>
          <w:lang w:val="en-US"/>
        </w:rPr>
        <w:t xml:space="preserve"> strong alpha modulation associated with correct responses on the selective detection task.</w:t>
      </w:r>
      <w:r w:rsidR="00C74C87" w:rsidRPr="46B18DD8">
        <w:rPr>
          <w:lang w:val="en-US"/>
        </w:rPr>
        <w:t xml:space="preserve"> </w:t>
      </w:r>
      <w:del w:id="1218" w:author="Craig Kelley" w:date="2025-06-23T15:04:00Z">
        <w:r w:rsidRPr="46B18DD8" w:rsidDel="003E45CA">
          <w:rPr>
            <w:lang w:val="en-US"/>
          </w:rPr>
          <w:delText xml:space="preserve">Furthermore, the propensity of neurons in the low activity state to more strongly represent tactile stimuli is mirrored by our observations that </w:delText>
        </w:r>
      </w:del>
      <w:del w:id="1219" w:author="Craig Kelley" w:date="2025-06-23T13:50:00Z">
        <w:r w:rsidRPr="46B18DD8" w:rsidDel="004A74E3">
          <w:rPr>
            <w:lang w:val="en-US"/>
          </w:rPr>
          <w:delText>phase-modulated</w:delText>
        </w:r>
      </w:del>
      <w:del w:id="1220" w:author="Craig Kelley" w:date="2025-06-23T15:04:00Z">
        <w:r w:rsidRPr="46B18DD8" w:rsidDel="003E45CA">
          <w:rPr>
            <w:lang w:val="en-US"/>
          </w:rPr>
          <w:delText xml:space="preserve"> neurons responded more strongly to tactile stimuli (</w:delText>
        </w:r>
        <w:r w:rsidRPr="46B18DD8" w:rsidDel="003E45CA">
          <w:rPr>
            <w:b/>
            <w:bCs/>
            <w:lang w:val="en-US"/>
          </w:rPr>
          <w:delText>Fig. 3</w:delText>
        </w:r>
        <w:r w:rsidRPr="46B18DD8" w:rsidDel="003E45CA">
          <w:rPr>
            <w:lang w:val="en-US"/>
          </w:rPr>
          <w:delText>).</w:delText>
        </w:r>
      </w:del>
    </w:p>
    <w:p w14:paraId="616AEAE7" w14:textId="77777777" w:rsidR="009256F7" w:rsidRPr="00BB3ED6" w:rsidRDefault="009256F7" w:rsidP="46B18DD8">
      <w:pPr>
        <w:jc w:val="both"/>
        <w:rPr>
          <w:ins w:id="1221" w:author="Craig Kelley [2]" w:date="2025-07-01T17:40:00Z"/>
          <w:lang w:val="en-US"/>
        </w:rPr>
      </w:pPr>
    </w:p>
    <w:p w14:paraId="1A5EFB99" w14:textId="77777777" w:rsidR="00EB66ED" w:rsidRPr="00BB3ED6" w:rsidRDefault="00EB66ED"/>
    <w:p w14:paraId="48E6D66D" w14:textId="32B29131" w:rsidR="00EB66ED" w:rsidRPr="00BB3ED6" w:rsidRDefault="002D6AE3" w:rsidP="0004279C">
      <w:pPr>
        <w:jc w:val="both"/>
      </w:pPr>
      <w:r w:rsidRPr="00BB3ED6">
        <w:fldChar w:fldCharType="begin"/>
      </w:r>
      <w:r w:rsidRPr="00BB3ED6">
        <w:instrText xml:space="preserve"> ADDIN EN.CITE &lt;EndNote&gt;&lt;Cite AuthorYear="1"&gt;&lt;Author&gt;Buffalo&lt;/Author&gt;&lt;Year&gt;2011&lt;/Year&gt;&lt;RecNum&gt;3552&lt;/RecNum&gt;&lt;DisplayText&gt;Buffalo et al. (2011)&lt;/DisplayText&gt;&lt;record&gt;&lt;rec-number&gt;3552&lt;/rec-number&gt;&lt;foreign-keys&gt;&lt;key app="EN" db-id="5dp59vdti2f293estrn55zpla5rdts2xrvte" timestamp="1740423012" guid="f0ebd0c8-f269-4dd9-b33b-04f7b008b926"&gt;3552&lt;/key&gt;&lt;/foreign-keys&gt;&lt;ref-type name="Journal Article"&gt;17&lt;/ref-type&gt;&lt;contributors&gt;&lt;authors&gt;&lt;author&gt;Buffalo, E. A.&lt;/author&gt;&lt;author&gt;Fries, P.&lt;/author&gt;&lt;author&gt;Landman, R.&lt;/author&gt;&lt;author&gt;Buschman, T. J.&lt;/author&gt;&lt;author&gt;Desimone, R.&lt;/author&gt;&lt;/authors&gt;&lt;/contributors&gt;&lt;auth-address&gt;Yerkes National Primate Research Center and Department of Neurology, Emory University School of Medicine, Atlanta, GA 30329, USA. elizabeth.buffalo@emory.edu&lt;/auth-address&gt;&lt;titles&gt;&lt;title&gt;Laminar differences in gamma and alpha coherence in the ventral stream&lt;/title&gt;&lt;secondary-title&gt;Proc Natl Acad Sci U S A&lt;/secondary-title&gt;&lt;/titles&gt;&lt;periodical&gt;&lt;full-title&gt;Proc Natl Acad Sci U S A&lt;/full-title&gt;&lt;/periodical&gt;&lt;pages&gt;11262-7&lt;/pages&gt;&lt;volume&gt;108&lt;/volume&gt;&lt;number&gt;27&lt;/number&gt;&lt;edition&gt;20110620&lt;/edition&gt;&lt;keywords&gt;&lt;keyword&gt;Animals&lt;/keyword&gt;&lt;keyword&gt;Attention/physiology&lt;/keyword&gt;&lt;keyword&gt;Electrophysiological Phenomena&lt;/keyword&gt;&lt;keyword&gt;Evoked Potentials, Visual/physiology&lt;/keyword&gt;&lt;keyword&gt;Macaca mulatta&lt;/keyword&gt;&lt;keyword&gt;Male&lt;/keyword&gt;&lt;keyword&gt;Photic Stimulation&lt;/keyword&gt;&lt;keyword&gt;Visual Cortex/cytology/*physiology&lt;/keyword&gt;&lt;/keywords&gt;&lt;dates&gt;&lt;year&gt;2011&lt;/year&gt;&lt;pub-dates&gt;&lt;date&gt;Jul 5&lt;/date&gt;&lt;/pub-dates&gt;&lt;/dates&gt;&lt;isbn&gt;0027-8424 (Print)&amp;#xD;0027-8424&lt;/isbn&gt;&lt;accession-num&gt;21690410&lt;/accession-num&gt;&lt;urls&gt;&lt;/urls&gt;&lt;custom1&gt;The authors declare no conflict of interest.&lt;/custom1&gt;&lt;custom2&gt;PMC3131344&lt;/custom2&gt;&lt;electronic-resource-num&gt;10.1073/pnas.1011284108&lt;/electronic-resource-num&gt;&lt;remote-database-provider&gt;NLM&lt;/remote-database-provider&gt;&lt;language&gt;eng&lt;/language&gt;&lt;/record&gt;&lt;/Cite&gt;&lt;/EndNote&gt;</w:instrText>
      </w:r>
      <w:r w:rsidRPr="00BB3ED6">
        <w:fldChar w:fldCharType="separate"/>
      </w:r>
      <w:r w:rsidR="000920E1" w:rsidRPr="00BB3ED6">
        <w:rPr>
          <w:noProof/>
          <w:lang w:val="en-US"/>
        </w:rPr>
        <w:t>Buffalo et al. (2011)</w:t>
      </w:r>
      <w:r w:rsidRPr="00BB3ED6">
        <w:fldChar w:fldCharType="end"/>
      </w:r>
      <w:r w:rsidR="003E45CA" w:rsidRPr="00BB3ED6">
        <w:rPr>
          <w:lang w:val="en-US"/>
        </w:rPr>
        <w:t xml:space="preserve"> evaluated the coherence between multi-unit activity and LFPs, which is comparable to phase modulation, in visual cortex of macaques performing a cued visual attention task and found reduced coherence between multi-unit activity and low frequency oscillations (including alpha) while the monkey attended to visual stimuli.</w:t>
      </w:r>
      <w:r w:rsidR="00C74C87" w:rsidRPr="00BB3ED6">
        <w:rPr>
          <w:lang w:val="en-US"/>
        </w:rPr>
        <w:t xml:space="preserve"> </w:t>
      </w:r>
      <w:r w:rsidR="003E45CA" w:rsidRPr="00BB3ED6">
        <w:rPr>
          <w:lang w:val="en-US"/>
        </w:rPr>
        <w:t>At first, this may seem to contradict our observation of weaker alpha modulation prior to incorrect trials; however, in the visual attention task, monkeys were cued to attend to the visual stimulus (requiring internal direction of attention), while the mice performing the tactile selective detection task received no cue prior to stimulus presentation.</w:t>
      </w:r>
      <w:r w:rsidR="00C74C87" w:rsidRPr="00BB3ED6">
        <w:rPr>
          <w:lang w:val="en-US"/>
        </w:rPr>
        <w:t xml:space="preserve"> </w:t>
      </w:r>
      <w:r w:rsidR="003E45CA" w:rsidRPr="00BB3ED6">
        <w:rPr>
          <w:lang w:val="en-US"/>
        </w:rPr>
        <w:t>The tasks were therefore sufficiently distinct that too close a comparison would be inappropriate.</w:t>
      </w:r>
      <w:r w:rsidR="00C74C87" w:rsidRPr="00BB3ED6">
        <w:rPr>
          <w:lang w:val="en-US"/>
        </w:rPr>
        <w:t xml:space="preserve"> </w:t>
      </w:r>
      <w:r w:rsidR="003E45CA" w:rsidRPr="00BB3ED6">
        <w:rPr>
          <w:lang w:val="en-US"/>
        </w:rPr>
        <w:t>The selective detection task employed here does not require the fine discrimination tactile stimuli; instead, it requires all-or-none responses to stimuli distributed across much of the whisker pad.</w:t>
      </w:r>
      <w:r w:rsidR="00C74C87" w:rsidRPr="00BB3ED6">
        <w:rPr>
          <w:lang w:val="en-US"/>
        </w:rPr>
        <w:t xml:space="preserve"> </w:t>
      </w:r>
      <w:r w:rsidR="003E45CA" w:rsidRPr="00BB3ED6">
        <w:rPr>
          <w:lang w:val="en-US"/>
        </w:rPr>
        <w:t xml:space="preserve">The strong alpha modulation observed prior to correct trials compared to incorrect trials, rather than reflecting the sort of internally directed attention described in </w:t>
      </w:r>
      <w:r w:rsidRPr="00BB3ED6">
        <w:fldChar w:fldCharType="begin"/>
      </w:r>
      <w:r w:rsidRPr="00BB3ED6">
        <w:instrText xml:space="preserve"> ADDIN EN.CITE &lt;EndNote&gt;&lt;Cite AuthorYear="1"&gt;&lt;Author&gt;Buffalo&lt;/Author&gt;&lt;Year&gt;2011&lt;/Year&gt;&lt;RecNum&gt;3552&lt;/RecNum&gt;&lt;DisplayText&gt;Buffalo et al. (2011)&lt;/DisplayText&gt;&lt;record&gt;&lt;rec-number&gt;3552&lt;/rec-number&gt;&lt;foreign-keys&gt;&lt;key app="EN" db-id="5dp59vdti2f293estrn55zpla5rdts2xrvte" timestamp="1740423012" guid="f0ebd0c8-f269-4dd9-b33b-04f7b008b926"&gt;3552&lt;/key&gt;&lt;/foreign-keys&gt;&lt;ref-type name="Journal Article"&gt;17&lt;/ref-type&gt;&lt;contributors&gt;&lt;authors&gt;&lt;author&gt;Buffalo, E. A.&lt;/author&gt;&lt;author&gt;Fries, P.&lt;/author&gt;&lt;author&gt;Landman, R.&lt;/author&gt;&lt;author&gt;Buschman, T. J.&lt;/author&gt;&lt;author&gt;Desimone, R.&lt;/author&gt;&lt;/authors&gt;&lt;/contributors&gt;&lt;auth-address&gt;Yerkes National Primate Research Center and Department of Neurology, Emory University School of Medicine, Atlanta, GA 30329, USA. elizabeth.buffalo@emory.edu&lt;/auth-address&gt;&lt;titles&gt;&lt;title&gt;Laminar differences in gamma and alpha coherence in the ventral stream&lt;/title&gt;&lt;secondary-title&gt;Proc Natl Acad Sci U S A&lt;/secondary-title&gt;&lt;/titles&gt;&lt;periodical&gt;&lt;full-title&gt;Proc Natl Acad Sci U S A&lt;/full-title&gt;&lt;/periodical&gt;&lt;pages&gt;11262-7&lt;/pages&gt;&lt;volume&gt;108&lt;/volume&gt;&lt;number&gt;27&lt;/number&gt;&lt;edition&gt;20110620&lt;/edition&gt;&lt;keywords&gt;&lt;keyword&gt;Animals&lt;/keyword&gt;&lt;keyword&gt;Attention/physiology&lt;/keyword&gt;&lt;keyword&gt;Electrophysiological Phenomena&lt;/keyword&gt;&lt;keyword&gt;Evoked Potentials, Visual/physiology&lt;/keyword&gt;&lt;keyword&gt;Macaca mulatta&lt;/keyword&gt;&lt;keyword&gt;Male&lt;/keyword&gt;&lt;keyword&gt;Photic Stimulation&lt;/keyword&gt;&lt;keyword&gt;Visual Cortex/cytology/*physiology&lt;/keyword&gt;&lt;/keywords&gt;&lt;dates&gt;&lt;year&gt;2011&lt;/year&gt;&lt;pub-dates&gt;&lt;date&gt;Jul 5&lt;/date&gt;&lt;/pub-dates&gt;&lt;/dates&gt;&lt;isbn&gt;0027-8424 (Print)&amp;#xD;0027-8424&lt;/isbn&gt;&lt;accession-num&gt;21690410&lt;/accession-num&gt;&lt;urls&gt;&lt;/urls&gt;&lt;custom1&gt;The authors declare no conflict of interest.&lt;/custom1&gt;&lt;custom2&gt;PMC3131344&lt;/custom2&gt;&lt;electronic-resource-num&gt;10.1073/pnas.1011284108&lt;/electronic-resource-num&gt;&lt;remote-database-provider&gt;NLM&lt;/remote-database-provider&gt;&lt;language&gt;eng&lt;/language&gt;&lt;/record&gt;&lt;/Cite&gt;&lt;/EndNote&gt;</w:instrText>
      </w:r>
      <w:r w:rsidRPr="00BB3ED6">
        <w:fldChar w:fldCharType="separate"/>
      </w:r>
      <w:r w:rsidR="000920E1" w:rsidRPr="00BB3ED6">
        <w:rPr>
          <w:noProof/>
          <w:lang w:val="en-US"/>
        </w:rPr>
        <w:t>Buffalo et al. (2011)</w:t>
      </w:r>
      <w:r w:rsidRPr="00BB3ED6">
        <w:fldChar w:fldCharType="end"/>
      </w:r>
      <w:r w:rsidR="003E45CA" w:rsidRPr="00BB3ED6">
        <w:rPr>
          <w:lang w:val="en-US"/>
        </w:rPr>
        <w:t xml:space="preserve">, instead may produce </w:t>
      </w:r>
      <w:del w:id="1222" w:author="Craig Kelley [2]" w:date="2025-07-01T17:44:00Z">
        <w:r w:rsidR="00A447AF" w:rsidRPr="00BB3ED6" w:rsidDel="009256F7">
          <w:rPr>
            <w:lang w:val="en-US"/>
          </w:rPr>
          <w:delText xml:space="preserve">the global </w:delText>
        </w:r>
        <w:r w:rsidR="003E45CA" w:rsidRPr="00BB3ED6" w:rsidDel="009256F7">
          <w:rPr>
            <w:lang w:val="en-US"/>
          </w:rPr>
          <w:delText>low amplitude activity</w:delText>
        </w:r>
        <w:r w:rsidR="00A447AF" w:rsidRPr="00BB3ED6" w:rsidDel="009256F7">
          <w:rPr>
            <w:lang w:val="en-US"/>
          </w:rPr>
          <w:delText xml:space="preserve">, </w:delText>
        </w:r>
        <w:r w:rsidR="00A447AF" w:rsidRPr="00BB3ED6" w:rsidDel="009256F7">
          <w:rPr>
            <w:color w:val="1D1C1D"/>
            <w:shd w:val="clear" w:color="auto" w:fill="F8F8F8"/>
          </w:rPr>
          <w:delText xml:space="preserve">identified by </w:delText>
        </w:r>
        <w:r w:rsidR="00A447AF" w:rsidRPr="00BB3ED6" w:rsidDel="009256F7">
          <w:fldChar w:fldCharType="begin"/>
        </w:r>
        <w:r w:rsidR="00A447AF" w:rsidRPr="00BB3ED6" w:rsidDel="009256F7">
          <w:delInstrText xml:space="preserve"> ADDIN EN.CITE &lt;EndNote&gt;&lt;Cite AuthorYear="1"&gt;&lt;Author&gt;Marrero&lt;/Author&gt;&lt;Year&gt;2022&lt;/Year&gt;&lt;RecNum&gt;3570&lt;/RecNum&gt;&lt;DisplayText&gt;Marrero et al. (2022)&lt;/DisplayText&gt;&lt;record&gt;&lt;rec-number&gt;3570&lt;/rec-number&gt;&lt;foreign-keys&gt;&lt;key app="EN" db-id="5dp59vdti2f293estrn55zpla5rdts2xrvte" timestamp="1740436603" guid="070b2d5b-6d8e-4f85-ab5a-684047de4756"&gt;3570&lt;/key&gt;&lt;/foreign-keys&gt;&lt;ref-type name="Journal Article"&gt;17&lt;/ref-type&gt;&lt;contributors&gt;&lt;authors&gt;&lt;author&gt;Marrero, K.&lt;/author&gt;&lt;author&gt;Aruljothi, K.&lt;/author&gt;&lt;author&gt;Zareian, B.&lt;/author&gt;&lt;author&gt;Gao, C.&lt;/author&gt;&lt;author&gt;Zhang, Z.&lt;/author&gt;&lt;author&gt;Zagha, E.&lt;/author&gt;&lt;/authors&gt;&lt;/contributors&gt;&lt;auth-address&gt;Neuroscience Graduate Program, University of California Riverside, Riverside, CA 92521, USA.&amp;#xD;Department of Psychology, University of California Riverside, Riverside, CA 92521, USA.&amp;#xD;Department of Bioengineering, University of California Riverside, Riverside, CA 92521, USA.&lt;/auth-address&gt;&lt;titles&gt;&lt;title&gt;Global, Low-Amplitude Cortical State Predicts Response Outcomes in a Selective Detection Task in Mice&lt;/title&gt;&lt;secondary-title&gt;Cereb Cortex&lt;/secondary-title&gt;&lt;/titles&gt;&lt;periodical&gt;&lt;full-title&gt;Cereb Cortex&lt;/full-title&gt;&lt;/periodical&gt;&lt;pages&gt;2037-2053&lt;/pages&gt;&lt;volume&gt;32&lt;/volume&gt;&lt;number&gt;9&lt;/number&gt;&lt;keywords&gt;&lt;keyword&gt;Animals&lt;/keyword&gt;&lt;keyword&gt;Learning&lt;/keyword&gt;&lt;keyword&gt;Mice&lt;/keyword&gt;&lt;keyword&gt;*Parietal Lobe&lt;/keyword&gt;&lt;keyword&gt;Reaction Time/physiology&lt;/keyword&gt;&lt;keyword&gt;*Vibrissae&lt;/keyword&gt;&lt;keyword&gt;choice probability&lt;/keyword&gt;&lt;keyword&gt;neocortex&lt;/keyword&gt;&lt;keyword&gt;prestimulus&lt;/keyword&gt;&lt;keyword&gt;sensory detection&lt;/keyword&gt;&lt;keyword&gt;widefield imaging&lt;/keyword&gt;&lt;/keywords&gt;&lt;dates&gt;&lt;year&gt;2022&lt;/year&gt;&lt;pub-dates&gt;&lt;date&gt;Apr 20&lt;/date&gt;&lt;/pub-dates&gt;&lt;/dates&gt;&lt;isbn&gt;1047-3211 (Print)&amp;#xD;1047-3211&lt;/isbn&gt;&lt;accession-num&gt;34564725&lt;/accession-num&gt;&lt;urls&gt;&lt;/urls&gt;&lt;custom2&gt;PMC9070337&lt;/custom2&gt;&lt;electronic-resource-num&gt;10.1093/cercor/bhab339&lt;/electronic-resource-num&gt;&lt;remote-database-provider&gt;NLM&lt;/remote-database-provider&gt;&lt;language&gt;eng&lt;/language&gt;&lt;/record&gt;&lt;/Cite&gt;&lt;/EndNote&gt;</w:delInstrText>
        </w:r>
        <w:r w:rsidR="00A447AF" w:rsidRPr="00BB3ED6" w:rsidDel="009256F7">
          <w:fldChar w:fldCharType="separate"/>
        </w:r>
        <w:r w:rsidR="00A447AF" w:rsidRPr="00BB3ED6" w:rsidDel="009256F7">
          <w:rPr>
            <w:noProof/>
          </w:rPr>
          <w:delText>Marrero et al. (2022)</w:delText>
        </w:r>
        <w:r w:rsidR="00A447AF" w:rsidRPr="00BB3ED6" w:rsidDel="009256F7">
          <w:fldChar w:fldCharType="end"/>
        </w:r>
      </w:del>
      <w:ins w:id="1223" w:author="Craig Kelley [2]" w:date="2025-07-01T17:44:00Z">
        <w:r w:rsidR="009256F7">
          <w:rPr>
            <w:lang w:val="en-US"/>
          </w:rPr>
          <w:t>a “calm yet alert” st</w:t>
        </w:r>
      </w:ins>
      <w:ins w:id="1224" w:author="Craig Kelley [2]" w:date="2025-07-01T17:45:00Z">
        <w:r w:rsidR="009256F7">
          <w:rPr>
            <w:lang w:val="en-US"/>
          </w:rPr>
          <w:t>ate</w:t>
        </w:r>
      </w:ins>
      <w:del w:id="1225" w:author="Craig Kelley [2]" w:date="2025-07-01T17:44:00Z">
        <w:r w:rsidR="00A447AF" w:rsidRPr="00BB3ED6" w:rsidDel="009256F7">
          <w:rPr>
            <w:noProof/>
            <w:lang w:val="en-US"/>
          </w:rPr>
          <w:delText>,</w:delText>
        </w:r>
      </w:del>
      <w:r w:rsidR="003E45CA" w:rsidRPr="00BB3ED6">
        <w:rPr>
          <w:lang w:val="en-US"/>
        </w:rPr>
        <w:t xml:space="preserve"> which tunes brain networks to the discrete all-or-none behavior required for this task </w:t>
      </w:r>
      <w:r w:rsidRPr="00BB3ED6">
        <w:fldChar w:fldCharType="begin"/>
      </w:r>
      <w:r w:rsidR="00A447AF" w:rsidRPr="00BB3ED6">
        <w:instrText xml:space="preserve"> ADDIN EN.CITE &lt;EndNote&gt;&lt;Cite&gt;&lt;Author&gt;Hô&lt;/Author&gt;&lt;Year&gt;2000&lt;/Year&gt;&lt;RecNum&gt;3571&lt;/RecNum&gt;&lt;DisplayText&gt;(Hô and Destexhe, 2000)&lt;/DisplayText&gt;&lt;record&gt;&lt;rec-number&gt;3571&lt;/rec-number&gt;&lt;foreign-keys&gt;&lt;key app="EN" db-id="5dp59vdti2f293estrn55zpla5rdts2xrvte" timestamp="1740439668" guid="fc029d8a-9ee1-4f82-bc7d-94a7e1ae26c1"&gt;3571&lt;/key&gt;&lt;/foreign-keys&gt;&lt;ref-type name="Journal Article"&gt;17&lt;/ref-type&gt;&lt;contributors&gt;&lt;authors&gt;&lt;author&gt;Hô, N.&lt;/author&gt;&lt;author&gt;Destexhe, A.&lt;/author&gt;&lt;/authors&gt;&lt;/contributors&gt;&lt;auth-address&gt;Department of Physiology, Laval University, Quebec G1K 7P4, Canada.&lt;/auth-address&gt;&lt;titles&gt;&lt;title&gt;Synaptic background activity enhances the responsiveness of neocortical pyramidal neurons&lt;/title&gt;&lt;secondary-title&gt;J Neurophysiol&lt;/secondary-title&gt;&lt;/titles&gt;&lt;periodical&gt;&lt;full-title&gt;J Neurophysiol&lt;/full-title&gt;&lt;/periodical&gt;&lt;pages&gt;1488-96&lt;/pages&gt;&lt;volume&gt;84&lt;/volume&gt;&lt;number&gt;3&lt;/number&gt;&lt;keywords&gt;&lt;keyword&gt;Action Potentials/physiology&lt;/keyword&gt;&lt;keyword&gt;Animals&lt;/keyword&gt;&lt;keyword&gt;Cats&lt;/keyword&gt;&lt;keyword&gt;*Computer Simulation&lt;/keyword&gt;&lt;keyword&gt;*Models, Neurological&lt;/keyword&gt;&lt;keyword&gt;Neocortex/cytology/*physiology&lt;/keyword&gt;&lt;keyword&gt;Neural Networks, Computer&lt;/keyword&gt;&lt;keyword&gt;Parietal Lobe/physiology&lt;/keyword&gt;&lt;keyword&gt;Predictive Value of Tests&lt;/keyword&gt;&lt;keyword&gt;Pyramidal Cells/*physiology&lt;/keyword&gt;&lt;keyword&gt;Reproducibility of Results&lt;/keyword&gt;&lt;keyword&gt;Sensory Thresholds/physiology&lt;/keyword&gt;&lt;keyword&gt;Synapses/metabolism&lt;/keyword&gt;&lt;keyword&gt;Synaptic Transmission/*physiology&lt;/keyword&gt;&lt;keyword&gt;alpha-Amino-3-hydroxy-5-methyl-4-isoxazolepropionic Acid/metabolism&lt;/keyword&gt;&lt;/keywords&gt;&lt;dates&gt;&lt;year&gt;2000&lt;/year&gt;&lt;pub-dates&gt;&lt;date&gt;Sep&lt;/date&gt;&lt;/pub-dates&gt;&lt;/dates&gt;&lt;isbn&gt;0022-3077 (Print)&amp;#xD;0022-3077&lt;/isbn&gt;&lt;accession-num&gt;10980021&lt;/accession-num&gt;&lt;urls&gt;&lt;/urls&gt;&lt;electronic-resource-num&gt;10.1152/jn.2000.84.3.1488&lt;/electronic-resource-num&gt;&lt;remote-database-provider&gt;NLM&lt;/remote-database-provider&gt;&lt;language&gt;eng&lt;/language&gt;&lt;/record&gt;&lt;/Cite&gt;&lt;/EndNote&gt;</w:instrText>
      </w:r>
      <w:r w:rsidRPr="00BB3ED6">
        <w:fldChar w:fldCharType="separate"/>
      </w:r>
      <w:r w:rsidR="00A447AF" w:rsidRPr="00BB3ED6">
        <w:rPr>
          <w:noProof/>
        </w:rPr>
        <w:t>(</w:t>
      </w:r>
      <w:ins w:id="1226" w:author="Craig Kelley [2]" w:date="2025-07-01T17:45:00Z">
        <w:r w:rsidR="009256F7" w:rsidRPr="009256F7">
          <w:rPr>
            <w:noProof/>
            <w:lang w:val="en-US"/>
          </w:rPr>
          <w:t xml:space="preserve"> </w:t>
        </w:r>
        <w:r w:rsidR="009256F7" w:rsidRPr="46B18DD8">
          <w:rPr>
            <w:noProof/>
            <w:lang w:val="en-US"/>
          </w:rPr>
          <w:t>Adrian and Matthews, 1934; Cooper et al., 2003</w:t>
        </w:r>
        <w:r w:rsidR="009256F7">
          <w:rPr>
            <w:noProof/>
            <w:lang w:val="en-US"/>
          </w:rPr>
          <w:t xml:space="preserve">; </w:t>
        </w:r>
      </w:ins>
      <w:r w:rsidR="00A447AF" w:rsidRPr="00BB3ED6">
        <w:rPr>
          <w:noProof/>
        </w:rPr>
        <w:t>Hô and Destexhe, 2000)</w:t>
      </w:r>
      <w:r w:rsidRPr="00BB3ED6">
        <w:fldChar w:fldCharType="end"/>
      </w:r>
      <w:r w:rsidR="00501C98" w:rsidRPr="00BB3ED6">
        <w:rPr>
          <w:lang w:val="en-US"/>
        </w:rPr>
        <w:t xml:space="preserve">. </w:t>
      </w:r>
    </w:p>
    <w:p w14:paraId="5ABCF621" w14:textId="77777777" w:rsidR="00EB66ED" w:rsidRPr="00BB3ED6" w:rsidRDefault="00EB66ED"/>
    <w:p w14:paraId="1E3B245C" w14:textId="407C4709" w:rsidR="00EB66ED" w:rsidRPr="00BB3ED6" w:rsidRDefault="003E45CA" w:rsidP="0004279C">
      <w:pPr>
        <w:jc w:val="both"/>
      </w:pPr>
      <w:r w:rsidRPr="00BB3ED6">
        <w:rPr>
          <w:lang w:val="en-US"/>
        </w:rPr>
        <w:t xml:space="preserve">A number of studies have associated disruptions in phase modulation of spiking activity in pathological and pharmacologically altered brain states </w:t>
      </w:r>
      <w:r w:rsidRPr="00BB3ED6">
        <w:fldChar w:fldCharType="begin">
          <w:fldData xml:space="preserve">PEVuZE5vdGU+PENpdGU+PEF1dGhvcj5XZWlzczwvQXV0aG9yPjxZZWFyPjIwMjM8L1llYXI+PFJl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</w:fldData>
        </w:fldChar>
      </w:r>
      <w:r w:rsidRPr="00BB3ED6">
        <w:instrText xml:space="preserve"> ADDIN EN.CITE </w:instrText>
      </w:r>
      <w:r w:rsidRPr="00BB3ED6">
        <w:fldChar w:fldCharType="begin">
          <w:fldData xml:space="preserve">PEVuZE5vdGU+PENpdGU+PEF1dGhvcj5XZWlzczwvQXV0aG9yPjxZZWFyPjIwMjM8L1llYXI+PFJl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</w:fldData>
        </w:fldChar>
      </w:r>
      <w:r w:rsidRPr="00BB3ED6">
        <w:instrText xml:space="preserve"> ADDIN EN.CITE.DATA </w:instrText>
      </w:r>
      <w:r w:rsidRPr="00BB3ED6">
        <w:fldChar w:fldCharType="end"/>
      </w:r>
      <w:r w:rsidRPr="00BB3ED6">
        <w:fldChar w:fldCharType="separate"/>
      </w:r>
      <w:r w:rsidR="000920E1" w:rsidRPr="00BB3ED6">
        <w:rPr>
          <w:noProof/>
          <w:lang w:val="en-US"/>
        </w:rPr>
        <w:t>(Sigurdsson et al., 2010; Lopez-Pigozzi et al., 2016; Lazaro et al., 2019; Golden and Chadderton, 2022; Weiss et al., 2023)</w:t>
      </w:r>
      <w:r w:rsidRPr="00BB3ED6">
        <w:fldChar w:fldCharType="end"/>
      </w:r>
      <w:r w:rsidRPr="00BB3ED6">
        <w:rPr>
          <w:lang w:val="en-US"/>
        </w:rPr>
        <w:t>.</w:t>
      </w:r>
      <w:r w:rsidR="00C74C87" w:rsidRPr="00BB3ED6">
        <w:rPr>
          <w:lang w:val="en-US"/>
        </w:rPr>
        <w:t xml:space="preserve"> </w:t>
      </w:r>
      <w:r w:rsidRPr="00BB3ED6">
        <w:fldChar w:fldCharType="begin"/>
      </w:r>
      <w:r w:rsidRPr="00BB3ED6">
        <w:instrText xml:space="preserve"> ADDIN EN.CITE &lt;EndNote&gt;&lt;Cite AuthorYear="1"&gt;&lt;Author&gt;Golden&lt;/Author&gt;&lt;Year&gt;2022&lt;/Year&gt;&lt;RecNum&gt;3575&lt;/RecNum&gt;&lt;DisplayText&gt;Golden and Chadderton (2022)&lt;/DisplayText&gt;&lt;record&gt;&lt;rec-number&gt;3575&lt;/rec-number&gt;&lt;foreign-keys&gt;&lt;key app="EN" db-id="5dp59vdti2f293estrn55zpla5rdts2xrvte" timestamp="1740440238" guid="b7e23d57-aebf-4527-a1d3-b69f33c10a56"&gt;3575&lt;/key&gt;&lt;/foreign-keys&gt;&lt;ref-type name="Journal Article"&gt;17&lt;/ref-type&gt;&lt;contributors&gt;&lt;authors&gt;&lt;author&gt;Golden, C. T.&lt;/author&gt;&lt;author&gt;Chadderton, P.&lt;/author&gt;&lt;/authors&gt;&lt;/contributors&gt;&lt;auth-address&gt;Department of Bioengineering and Centre for Neurotechnology, Imperial College London, London, SW7 2AZ, UK.&amp;#xD;School of Physiology Pharmacology and Neuroscience, University of Bristol, Bristol, BS8 1TD, UK. p.chadderton@bristol.ac.uk.&lt;/auth-address&gt;&lt;titles&gt;&lt;title&gt;Psilocybin reduces low frequency oscillatory power and neuronal phase-locking in the anterior cingulate cortex of awake rodents&lt;/title&gt;&lt;secondary-title&gt;Sci Rep&lt;/secondary-title&gt;&lt;/titles&gt;&lt;periodical&gt;&lt;full-title&gt;Sci Rep&lt;/full-title&gt;&lt;/periodical&gt;&lt;pages&gt;12702&lt;/pages&gt;&lt;volume&gt;12&lt;/volume&gt;&lt;number&gt;1&lt;/number&gt;&lt;edition&gt;20220726&lt;/edition&gt;&lt;keywords&gt;&lt;keyword&gt;Animals&lt;/keyword&gt;&lt;keyword&gt;*Gyrus Cinguli&lt;/keyword&gt;&lt;keyword&gt;Mice&lt;/keyword&gt;&lt;keyword&gt;Neurons/physiology&lt;/keyword&gt;&lt;keyword&gt;*Psilocybin/pharmacology&lt;/keyword&gt;&lt;keyword&gt;Rodentia&lt;/keyword&gt;&lt;keyword&gt;Wakefulness&lt;/keyword&gt;&lt;/keywords&gt;&lt;dates&gt;&lt;year&gt;2022&lt;/year&gt;&lt;pub-dates&gt;&lt;date&gt;Jul 26&lt;/date&gt;&lt;/pub-dates&gt;&lt;/dates&gt;&lt;isbn&gt;2045-2322&lt;/isbn&gt;&lt;accession-num&gt;35882885&lt;/accession-num&gt;&lt;urls&gt;&lt;/urls&gt;&lt;custom1&gt;CG currently works for COMPASS Pathways, however this manuscript and the research described therein was conducted prior to the commencement of this employment, and was not related to COMPASS Pathways or any of their investigational products.&lt;/custom1&gt;&lt;custom2&gt;PMC9325720&lt;/custom2&gt;&lt;electronic-resource-num&gt;10.1038/s41598-022-16325-w&lt;/electronic-resource-num&gt;&lt;remote-database-provider&gt;NLM&lt;/remote-database-provider&gt;&lt;language&gt;eng&lt;/language&gt;&lt;/record&gt;&lt;/Cite&gt;&lt;/EndNote&gt;</w:instrText>
      </w:r>
      <w:r w:rsidRPr="00BB3ED6">
        <w:fldChar w:fldCharType="separate"/>
      </w:r>
      <w:r w:rsidR="000920E1" w:rsidRPr="00BB3ED6">
        <w:rPr>
          <w:noProof/>
          <w:lang w:val="en-US"/>
        </w:rPr>
        <w:t>Golden and Chadderton (2022)</w:t>
      </w:r>
      <w:r w:rsidRPr="00BB3ED6">
        <w:fldChar w:fldCharType="end"/>
      </w:r>
      <w:r w:rsidRPr="00BB3ED6">
        <w:rPr>
          <w:lang w:val="en-US"/>
        </w:rPr>
        <w:t xml:space="preserve"> injected mice with psilocybin and observed reduced coupling of single-unit spiking activity to different LFP bands (delta, theta, alpha</w:t>
      </w:r>
      <w:ins w:id="1227" w:author="Craig Kelley [2]" w:date="2025-07-01T17:45:00Z">
        <w:r w:rsidR="008C576E">
          <w:rPr>
            <w:lang w:val="en-US"/>
          </w:rPr>
          <w:t>,</w:t>
        </w:r>
      </w:ins>
      <w:r w:rsidRPr="00BB3ED6">
        <w:rPr>
          <w:lang w:val="en-US"/>
        </w:rPr>
        <w:t xml:space="preserve"> and beta) in </w:t>
      </w:r>
      <w:del w:id="1228" w:author="Craig Kelley [2]" w:date="2025-07-01T17:45:00Z">
        <w:r w:rsidRPr="00BB3ED6" w:rsidDel="008C576E">
          <w:rPr>
            <w:lang w:val="en-US"/>
          </w:rPr>
          <w:delText>anterior cingulate cortex</w:delText>
        </w:r>
      </w:del>
      <w:ins w:id="1229" w:author="Craig Kelley [2]" w:date="2025-07-01T17:45:00Z">
        <w:r w:rsidR="008C576E">
          <w:rPr>
            <w:lang w:val="en-US"/>
          </w:rPr>
          <w:t>ACC</w:t>
        </w:r>
      </w:ins>
      <w:r w:rsidRPr="00BB3ED6">
        <w:rPr>
          <w:lang w:val="en-US"/>
        </w:rPr>
        <w:t>.</w:t>
      </w:r>
      <w:r w:rsidR="00C74C87" w:rsidRPr="00BB3ED6">
        <w:rPr>
          <w:lang w:val="en-US"/>
        </w:rPr>
        <w:t xml:space="preserve"> </w:t>
      </w:r>
      <w:r w:rsidRPr="00BB3ED6">
        <w:rPr>
          <w:lang w:val="en-US"/>
        </w:rPr>
        <w:t xml:space="preserve">While </w:t>
      </w:r>
      <w:r w:rsidR="005361C3" w:rsidRPr="00BB3ED6">
        <w:rPr>
          <w:lang w:val="en-US"/>
        </w:rPr>
        <w:t xml:space="preserve">that </w:t>
      </w:r>
      <w:r w:rsidRPr="00BB3ED6">
        <w:rPr>
          <w:lang w:val="en-US"/>
        </w:rPr>
        <w:t xml:space="preserve">study focused on the effects of psilocybin on the physiology of anterior cingulate rather than mouse behavior, it is interesting to note that attention deficits associated with psilocybin more likely reflect a decreased ability to suppress and ignore distraction than a reduction in attentional capacity per se </w:t>
      </w:r>
      <w:r w:rsidRPr="00BB3ED6">
        <w:fldChar w:fldCharType="begin">
          <w:fldData xml:space="preserve">PEVuZE5vdGU+PENpdGU+PEF1dGhvcj5DYXJ0ZXI8L0F1dGhvcj48WWVhcj4yMDA1PC9ZZWFyPjxS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</w:fldData>
        </w:fldChar>
      </w:r>
      <w:r w:rsidRPr="00BB3ED6">
        <w:instrText xml:space="preserve"> ADDIN EN.CITE </w:instrText>
      </w:r>
      <w:r w:rsidRPr="00BB3ED6">
        <w:fldChar w:fldCharType="begin">
          <w:fldData xml:space="preserve">PEVuZE5vdGU+PENpdGU+PEF1dGhvcj5DYXJ0ZXI8L0F1dGhvcj48WWVhcj4yMDA1PC9ZZWFyPjxS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</w:fldData>
        </w:fldChar>
      </w:r>
      <w:r w:rsidRPr="00BB3ED6">
        <w:instrText xml:space="preserve"> ADDIN EN.CITE.DATA </w:instrText>
      </w:r>
      <w:r w:rsidRPr="00BB3ED6">
        <w:fldChar w:fldCharType="end"/>
      </w:r>
      <w:r w:rsidRPr="00BB3ED6">
        <w:fldChar w:fldCharType="separate"/>
      </w:r>
      <w:r w:rsidR="000920E1" w:rsidRPr="00BB3ED6">
        <w:rPr>
          <w:noProof/>
          <w:lang w:val="en-US"/>
        </w:rPr>
        <w:t>(Carter et al., 2005)</w:t>
      </w:r>
      <w:r w:rsidRPr="00BB3ED6">
        <w:fldChar w:fldCharType="end"/>
      </w:r>
      <w:r w:rsidRPr="00BB3ED6">
        <w:rPr>
          <w:lang w:val="en-US"/>
        </w:rPr>
        <w:t xml:space="preserve">, and alpha oscillations are strongly implicated in the suppression of distractors </w:t>
      </w:r>
      <w:r w:rsidRPr="00BB3ED6">
        <w:fldChar w:fldCharType="begin">
          <w:fldData xml:space="preserve">PEVuZE5vdGU+PENpdGU+PEF1dGhvcj5QYWx2YTwvQXV0aG9yPjxZZWFyPjIwMDc8L1llYXI+PFJl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=
</w:fldData>
        </w:fldChar>
      </w:r>
      <w:r w:rsidRPr="00BB3ED6">
        <w:instrText xml:space="preserve"> ADDIN EN.CITE </w:instrText>
      </w:r>
      <w:r w:rsidRPr="00BB3ED6">
        <w:fldChar w:fldCharType="begin">
          <w:fldData xml:space="preserve">PEVuZE5vdGU+PENpdGU+PEF1dGhvcj5QYWx2YTwvQXV0aG9yPjxZZWFyPjIwMDc8L1llYXI+PFJl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=
</w:fldData>
        </w:fldChar>
      </w:r>
      <w:r w:rsidRPr="00BB3ED6">
        <w:instrText xml:space="preserve"> ADDIN EN.CITE.DATA </w:instrText>
      </w:r>
      <w:r w:rsidRPr="00BB3ED6">
        <w:fldChar w:fldCharType="end"/>
      </w:r>
      <w:r w:rsidRPr="00BB3ED6">
        <w:fldChar w:fldCharType="separate"/>
      </w:r>
      <w:r w:rsidR="000920E1" w:rsidRPr="00BB3ED6">
        <w:rPr>
          <w:noProof/>
          <w:lang w:val="en-US"/>
        </w:rPr>
        <w:t>(Cooper et al., 2003; Klimesch et al., 2007; Palva and Palva, 2007; Lazaro et al., 2019)</w:t>
      </w:r>
      <w:r w:rsidRPr="00BB3ED6">
        <w:fldChar w:fldCharType="end"/>
      </w:r>
      <w:r w:rsidRPr="00BB3ED6">
        <w:rPr>
          <w:lang w:val="en-US"/>
        </w:rPr>
        <w:t>.</w:t>
      </w:r>
      <w:r w:rsidR="00C74C87" w:rsidRPr="00BB3ED6">
        <w:rPr>
          <w:lang w:val="en-US"/>
        </w:rPr>
        <w:t xml:space="preserve"> </w:t>
      </w:r>
      <w:r w:rsidRPr="00BB3ED6">
        <w:fldChar w:fldCharType="begin">
          <w:fldData xml:space="preserve">PEVuZE5vdGU+PENpdGUgQXV0aG9yWWVhcj0iMSI+PEF1dGhvcj5MYXphcm88L0F1dGhvcj48WWVh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</w:fldData>
        </w:fldChar>
      </w:r>
      <w:r w:rsidRPr="00BB3ED6">
        <w:instrText xml:space="preserve"> ADDIN EN.CITE </w:instrText>
      </w:r>
      <w:r w:rsidRPr="00BB3ED6">
        <w:fldChar w:fldCharType="begin">
          <w:fldData xml:space="preserve">PEVuZE5vdGU+PENpdGUgQXV0aG9yWWVhcj0iMSI+PEF1dGhvcj5MYXphcm88L0F1dGhvcj48WWVh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</w:fldData>
        </w:fldChar>
      </w:r>
      <w:r w:rsidRPr="00BB3ED6">
        <w:instrText xml:space="preserve"> ADDIN EN.CITE.DATA </w:instrText>
      </w:r>
      <w:r w:rsidRPr="00BB3ED6">
        <w:fldChar w:fldCharType="end"/>
      </w:r>
      <w:r w:rsidRPr="00BB3ED6">
        <w:fldChar w:fldCharType="separate"/>
      </w:r>
      <w:r w:rsidR="000920E1" w:rsidRPr="00BB3ED6">
        <w:rPr>
          <w:noProof/>
          <w:lang w:val="en-US"/>
        </w:rPr>
        <w:t>Lazaro et al. (2019)</w:t>
      </w:r>
      <w:r w:rsidRPr="00BB3ED6">
        <w:fldChar w:fldCharType="end"/>
      </w:r>
      <w:r w:rsidRPr="00BB3ED6">
        <w:rPr>
          <w:lang w:val="en-US"/>
        </w:rPr>
        <w:t xml:space="preserve"> observed alterations in phase modulation in PFC of a mouse model of autism (CNTNAP2 KO).</w:t>
      </w:r>
      <w:r w:rsidR="00C74C87" w:rsidRPr="00BB3ED6">
        <w:rPr>
          <w:lang w:val="en-US"/>
        </w:rPr>
        <w:t xml:space="preserve"> </w:t>
      </w:r>
      <w:r w:rsidRPr="00BB3ED6">
        <w:rPr>
          <w:lang w:val="en-US"/>
        </w:rPr>
        <w:t xml:space="preserve">While </w:t>
      </w:r>
      <w:r w:rsidR="005361C3" w:rsidRPr="00BB3ED6">
        <w:rPr>
          <w:lang w:val="en-US"/>
        </w:rPr>
        <w:t xml:space="preserve">they </w:t>
      </w:r>
      <w:r w:rsidRPr="00BB3ED6">
        <w:rPr>
          <w:lang w:val="en-US"/>
        </w:rPr>
        <w:t xml:space="preserve">did not link altered phase modulation, or disruption of network dynamics more generally, to specific behavioral differences, it is noteworthy that autism is associated with cognitive and attentional deficits </w:t>
      </w:r>
      <w:r w:rsidRPr="00BB3ED6">
        <w:fldChar w:fldCharType="begin">
          <w:fldData xml:space="preserve">PEVuZE5vdGU+PENpdGU+PEF1dGhvcj5DYW50aW88L0F1dGhvcj48WWVhcj4yMDE2PC9ZZWFyPjxS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</w:fldData>
        </w:fldChar>
      </w:r>
      <w:r w:rsidRPr="00BB3ED6">
        <w:instrText xml:space="preserve"> ADDIN EN.CITE </w:instrText>
      </w:r>
      <w:r w:rsidRPr="00BB3ED6">
        <w:fldChar w:fldCharType="begin">
          <w:fldData xml:space="preserve">PEVuZE5vdGU+PENpdGU+PEF1dGhvcj5DYW50aW88L0F1dGhvcj48WWVhcj4yMDE2PC9ZZWFyPjxS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</w:fldData>
        </w:fldChar>
      </w:r>
      <w:r w:rsidRPr="00BB3ED6">
        <w:instrText xml:space="preserve"> ADDIN EN.CITE.DATA </w:instrText>
      </w:r>
      <w:r w:rsidRPr="00BB3ED6">
        <w:fldChar w:fldCharType="end"/>
      </w:r>
      <w:r w:rsidRPr="00BB3ED6">
        <w:fldChar w:fldCharType="separate"/>
      </w:r>
      <w:r w:rsidR="001C5CBA" w:rsidRPr="00BB3ED6">
        <w:rPr>
          <w:noProof/>
          <w:lang w:val="en-US"/>
        </w:rPr>
        <w:t>(Cantio et al., 2016; Muskens et al., 2017)</w:t>
      </w:r>
      <w:r w:rsidRPr="00BB3ED6">
        <w:fldChar w:fldCharType="end"/>
      </w:r>
      <w:r w:rsidRPr="00BB3ED6">
        <w:rPr>
          <w:lang w:val="en-US"/>
        </w:rPr>
        <w:t>.</w:t>
      </w:r>
      <w:r w:rsidR="00C74C87" w:rsidRPr="00BB3ED6">
        <w:rPr>
          <w:lang w:val="en-US"/>
        </w:rPr>
        <w:t xml:space="preserve"> </w:t>
      </w:r>
      <w:r w:rsidRPr="00BB3ED6">
        <w:rPr>
          <w:lang w:val="en-US"/>
        </w:rPr>
        <w:t>Taken together, these studies suggest that alpha modulation is a feature of a properly functioning cortex and subject to pathological and pharmacological dysfunction.</w:t>
      </w:r>
      <w:r w:rsidR="00C74C87" w:rsidRPr="00BB3ED6">
        <w:rPr>
          <w:lang w:val="en-US"/>
        </w:rPr>
        <w:t xml:space="preserve"> </w:t>
      </w:r>
      <w:r w:rsidRPr="00BB3ED6">
        <w:rPr>
          <w:lang w:val="en-US"/>
        </w:rPr>
        <w:t xml:space="preserve">A recent study developed a real-time system for stimulating neural populations at particular phases of LFP oscillations </w:t>
      </w:r>
      <w:r w:rsidRPr="00BB3ED6">
        <w:fldChar w:fldCharType="begin"/>
      </w:r>
      <w:r w:rsidRPr="00BB3ED6">
        <w:instrText xml:space="preserve"> ADDIN EN.CITE &lt;EndNote&gt;&lt;Cite&gt;&lt;Author&gt;Wick&lt;/Author&gt;&lt;Year&gt;2023&lt;/Year&gt;&lt;RecNum&gt;3579&lt;/RecNum&gt;&lt;DisplayText&gt;(Wick et al., 2023)&lt;/DisplayText&gt;&lt;record&gt;&lt;rec-number&gt;3579&lt;/rec-number&gt;&lt;foreign-keys&gt;&lt;key app="EN" db-id="5dp59vdti2f293estrn55zpla5rdts2xrvte" timestamp="1740441956" guid="8a3ead4a-1d35-448f-a245-d0033272b898"&gt;3579&lt;/key&gt;&lt;/foreign-keys&gt;&lt;ref-type name="Journal Article"&gt;17&lt;/ref-type&gt;&lt;contributors&gt;&lt;authors&gt;&lt;author&gt;Wick, Z. C.&lt;/author&gt;&lt;author&gt;Philipsberg, P. A.&lt;/author&gt;&lt;author&gt;Lamsifer, S. I.&lt;/author&gt;&lt;author&gt;Kohler, C.&lt;/author&gt;&lt;author&gt;Katanov, E.&lt;/author&gt;&lt;author&gt;Feng, Y.&lt;/author&gt;&lt;author&gt;Humphrey, C.&lt;/author&gt;&lt;author&gt;Shuman, T.&lt;/author&gt;&lt;/authors&gt;&lt;/contributors&gt;&lt;auth-address&gt;Icahn School of Medicine at Mount Sinai, New York NY.&amp;#xD;New York University, New York NY.&amp;#xD;Hunter College, CUNY, New York NY.&lt;/auth-address&gt;&lt;titles&gt;&lt;title&gt;Manipulating single-unit theta phase-locking with PhaSER: An open-source tool for real-time phase estimation and manipulation&lt;/title&gt;&lt;secondary-title&gt;bioRxiv&lt;/secondary-title&gt;&lt;/titles&gt;&lt;periodical&gt;&lt;full-title&gt;bioRxiv&lt;/full-title&gt;&lt;/periodical&gt;&lt;edition&gt;20230222&lt;/edition&gt;&lt;dates&gt;&lt;year&gt;2023&lt;/year&gt;&lt;pub-dates&gt;&lt;date&gt;Feb 22&lt;/date&gt;&lt;/pub-dates&gt;&lt;/dates&gt;&lt;isbn&gt;2692-8205&lt;/isbn&gt;&lt;accession-num&gt;36865324&lt;/accession-num&gt;&lt;urls&gt;&lt;/urls&gt;&lt;custom2&gt;PMC9980125&lt;/custom2&gt;&lt;electronic-resource-num&gt;10.1101/2023.02.21.529420&lt;/electronic-resource-num&gt;&lt;remote-database-provider&gt;NLM&lt;/remote-database-provider&gt;&lt;language&gt;eng&lt;/language&gt;&lt;/record&gt;&lt;/Cite&gt;&lt;/EndNote&gt;</w:instrText>
      </w:r>
      <w:r w:rsidRPr="00BB3ED6">
        <w:fldChar w:fldCharType="separate"/>
      </w:r>
      <w:r w:rsidR="00246606" w:rsidRPr="00BB3ED6">
        <w:rPr>
          <w:noProof/>
          <w:lang w:val="en-US"/>
        </w:rPr>
        <w:t>(Wick et al., 2023)</w:t>
      </w:r>
      <w:r w:rsidRPr="00BB3ED6">
        <w:fldChar w:fldCharType="end"/>
      </w:r>
      <w:r w:rsidRPr="00BB3ED6">
        <w:rPr>
          <w:lang w:val="en-US"/>
        </w:rPr>
        <w:t>.</w:t>
      </w:r>
      <w:r w:rsidR="00C74C87" w:rsidRPr="00BB3ED6">
        <w:rPr>
          <w:lang w:val="en-US"/>
        </w:rPr>
        <w:t xml:space="preserve"> </w:t>
      </w:r>
      <w:r w:rsidRPr="00BB3ED6">
        <w:rPr>
          <w:lang w:val="en-US"/>
        </w:rPr>
        <w:t>Future work may harness such techniques to investigate whether cognitive performance can be improved by stimulating cortical neurons at appropriate phases of the alpha rhythm during spontaneous activity.</w:t>
      </w:r>
    </w:p>
    <w:p w14:paraId="5DEEA520" w14:textId="77777777" w:rsidR="00EB66ED" w:rsidRPr="00BB3ED6" w:rsidRDefault="00EB66ED"/>
    <w:p w14:paraId="1BAF78C6" w14:textId="0BB83938" w:rsidR="00EB66ED" w:rsidRPr="00BB3ED6" w:rsidRDefault="6A6E62A0" w:rsidP="00CB02D3">
      <w:pPr>
        <w:jc w:val="both"/>
        <w:rPr>
          <w:lang w:val="en-US"/>
        </w:rPr>
      </w:pPr>
      <w:r w:rsidRPr="00BB3ED6">
        <w:rPr>
          <w:b/>
          <w:bCs/>
          <w:lang w:val="en-US"/>
        </w:rPr>
        <w:t xml:space="preserve">Acknowledgements </w:t>
      </w:r>
      <w:r w:rsidR="003E45CA" w:rsidRPr="00BB3ED6">
        <w:br/>
      </w:r>
      <w:r w:rsidR="299E4160" w:rsidRPr="00BB3ED6">
        <w:rPr>
          <w:lang w:val="en-US"/>
        </w:rPr>
        <w:t xml:space="preserve">This work was supported by AFOSR FA9550-22–1-0337, </w:t>
      </w:r>
      <w:r w:rsidR="00CB02D3" w:rsidRPr="00BB3ED6">
        <w:rPr>
          <w:lang w:val="en-US"/>
        </w:rPr>
        <w:t xml:space="preserve">NSF CBET 1847315, </w:t>
      </w:r>
      <w:r w:rsidR="299E4160" w:rsidRPr="00BB3ED6">
        <w:rPr>
          <w:lang w:val="en-US"/>
        </w:rPr>
        <w:t>NIH R01NS119813</w:t>
      </w:r>
      <w:r w:rsidR="006D204A" w:rsidRPr="00BB3ED6">
        <w:rPr>
          <w:lang w:val="en-US"/>
        </w:rPr>
        <w:t>,</w:t>
      </w:r>
      <w:r w:rsidR="299E4160" w:rsidRPr="00BB3ED6">
        <w:rPr>
          <w:lang w:val="en-US"/>
        </w:rPr>
        <w:t xml:space="preserve"> and </w:t>
      </w:r>
      <w:r w:rsidR="006D204A" w:rsidRPr="00BB3ED6">
        <w:rPr>
          <w:lang w:val="en-US"/>
        </w:rPr>
        <w:t xml:space="preserve">NIH </w:t>
      </w:r>
      <w:r w:rsidR="299E4160" w:rsidRPr="00BB3ED6">
        <w:rPr>
          <w:lang w:val="en-US"/>
        </w:rPr>
        <w:t xml:space="preserve">R01AG075114.   </w:t>
      </w:r>
    </w:p>
    <w:p w14:paraId="5332C84C" w14:textId="5E3AF495" w:rsidR="005B2D1D" w:rsidRPr="00BB3ED6" w:rsidRDefault="005B2D1D" w:rsidP="6F4BCAD7">
      <w:pPr>
        <w:rPr>
          <w:lang w:val="en-US"/>
        </w:rPr>
      </w:pPr>
    </w:p>
    <w:p w14:paraId="16C5E454" w14:textId="6E6E4E82" w:rsidR="005B2D1D" w:rsidRPr="00BB3ED6" w:rsidRDefault="005B2D1D" w:rsidP="6F4BCAD7">
      <w:pPr>
        <w:rPr>
          <w:b/>
          <w:bCs/>
          <w:lang w:val="en-US"/>
        </w:rPr>
      </w:pPr>
      <w:r w:rsidRPr="00BB3ED6">
        <w:rPr>
          <w:b/>
          <w:bCs/>
          <w:lang w:val="en-US"/>
        </w:rPr>
        <w:t>Disclaimer</w:t>
      </w:r>
    </w:p>
    <w:p w14:paraId="18C6BD33" w14:textId="7B35B0FD" w:rsidR="005B2D1D" w:rsidRPr="00BB3ED6" w:rsidRDefault="005B2D1D" w:rsidP="6F4BCAD7">
      <w:pPr>
        <w:rPr>
          <w:lang w:val="en-US"/>
        </w:rPr>
      </w:pPr>
      <w:r w:rsidRPr="00BB3ED6">
        <w:rPr>
          <w:lang w:val="en-US"/>
        </w:rPr>
        <w:t>Q.W. is the co-founder of Sharper Sense.</w:t>
      </w:r>
    </w:p>
    <w:p w14:paraId="201DEBEF" w14:textId="77777777" w:rsidR="005B2D1D" w:rsidRDefault="005B2D1D">
      <w:pPr>
        <w:rPr>
          <w:b/>
          <w:bCs/>
          <w:sz w:val="24"/>
          <w:szCs w:val="24"/>
        </w:rPr>
      </w:pPr>
      <w:r>
        <w:rPr>
          <w:b/>
          <w:bCs/>
          <w:sz w:val="24"/>
          <w:szCs w:val="24"/>
        </w:rPr>
        <w:br w:type="page"/>
      </w:r>
    </w:p>
    <w:p w14:paraId="1EFBCDF1" w14:textId="67220B71" w:rsidR="00EB66ED" w:rsidRDefault="003E45CA" w:rsidP="6F4BCAD7">
      <w:pPr>
        <w:rPr>
          <w:b/>
          <w:bCs/>
          <w:sz w:val="24"/>
          <w:szCs w:val="24"/>
        </w:rPr>
      </w:pPr>
      <w:r w:rsidRPr="6F4BCAD7">
        <w:rPr>
          <w:b/>
          <w:bCs/>
          <w:sz w:val="24"/>
          <w:szCs w:val="24"/>
        </w:rPr>
        <w:lastRenderedPageBreak/>
        <w:t>Figures</w:t>
      </w:r>
    </w:p>
    <w:p w14:paraId="3D1856D7" w14:textId="77777777" w:rsidR="00EB66ED" w:rsidRDefault="00EB66ED">
      <w:pPr>
        <w:rPr>
          <w:b/>
          <w:sz w:val="24"/>
          <w:szCs w:val="24"/>
        </w:rPr>
      </w:pPr>
    </w:p>
    <w:p w14:paraId="69C84A19" w14:textId="2179E503" w:rsidR="00EB66ED" w:rsidRDefault="41ED4327">
      <w:pPr>
        <w:jc w:val="center"/>
      </w:pPr>
      <w:r>
        <w:rPr>
          <w:noProof/>
        </w:rPr>
        <w:drawing>
          <wp:inline distT="0" distB="0" distL="0" distR="0" wp14:anchorId="2481BAC7" wp14:editId="07C92D00">
            <wp:extent cx="3495370" cy="4991100"/>
            <wp:effectExtent l="0" t="0" r="0" b="0"/>
            <wp:docPr id="1975877886" name="Picture 1975877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3495370" cy="4991100"/>
                    </a:xfrm>
                    <a:prstGeom prst="rect">
                      <a:avLst/>
                    </a:prstGeom>
                  </pic:spPr>
                </pic:pic>
              </a:graphicData>
            </a:graphic>
          </wp:inline>
        </w:drawing>
      </w:r>
    </w:p>
    <w:p w14:paraId="43CF92AC" w14:textId="77777777" w:rsidR="00EB66ED" w:rsidRDefault="00EB66ED"/>
    <w:p w14:paraId="0D3AB86A" w14:textId="62A1532E" w:rsidR="00EB66ED" w:rsidRDefault="003E45CA" w:rsidP="6F4BCAD7">
      <w:pPr>
        <w:jc w:val="both"/>
        <w:rPr>
          <w:i/>
          <w:iCs/>
          <w:sz w:val="20"/>
          <w:szCs w:val="20"/>
          <w:lang w:val="en-US"/>
        </w:rPr>
      </w:pPr>
      <w:r w:rsidRPr="00BC669A">
        <w:rPr>
          <w:b/>
          <w:bCs/>
          <w:i/>
          <w:iCs/>
          <w:sz w:val="20"/>
          <w:szCs w:val="20"/>
          <w:lang w:val="en-US"/>
        </w:rPr>
        <w:t xml:space="preserve">Figure 1. </w:t>
      </w:r>
      <w:r w:rsidR="002924DA" w:rsidRPr="00BC669A">
        <w:rPr>
          <w:b/>
          <w:bCs/>
          <w:i/>
          <w:iCs/>
          <w:sz w:val="20"/>
          <w:szCs w:val="20"/>
          <w:lang w:val="en-US"/>
        </w:rPr>
        <w:t>B</w:t>
      </w:r>
      <w:r w:rsidRPr="00BC669A">
        <w:rPr>
          <w:b/>
          <w:bCs/>
          <w:i/>
          <w:iCs/>
          <w:sz w:val="20"/>
          <w:szCs w:val="20"/>
          <w:lang w:val="en-US"/>
        </w:rPr>
        <w:t>ehavioral task</w:t>
      </w:r>
      <w:r w:rsidR="002924DA" w:rsidRPr="00BC669A">
        <w:rPr>
          <w:b/>
          <w:bCs/>
          <w:i/>
          <w:iCs/>
          <w:sz w:val="20"/>
          <w:szCs w:val="20"/>
          <w:lang w:val="en-US"/>
        </w:rPr>
        <w:t xml:space="preserve"> and performance</w:t>
      </w:r>
      <w:r w:rsidRPr="00BC669A">
        <w:rPr>
          <w:b/>
          <w:bCs/>
          <w:i/>
          <w:iCs/>
          <w:sz w:val="20"/>
          <w:szCs w:val="20"/>
          <w:lang w:val="en-US"/>
        </w:rPr>
        <w:t>. (A)</w:t>
      </w:r>
      <w:r w:rsidRPr="6F4BCAD7">
        <w:rPr>
          <w:i/>
          <w:iCs/>
          <w:sz w:val="20"/>
          <w:szCs w:val="20"/>
          <w:lang w:val="en-US"/>
        </w:rPr>
        <w:t xml:space="preserve"> Schematic representation of </w:t>
      </w:r>
      <w:r w:rsidR="002924DA" w:rsidRPr="6F4BCAD7">
        <w:rPr>
          <w:i/>
          <w:iCs/>
          <w:sz w:val="20"/>
          <w:szCs w:val="20"/>
          <w:lang w:val="en-US"/>
        </w:rPr>
        <w:t xml:space="preserve">a </w:t>
      </w:r>
      <w:r w:rsidRPr="6F4BCAD7">
        <w:rPr>
          <w:i/>
          <w:iCs/>
          <w:sz w:val="20"/>
          <w:szCs w:val="20"/>
          <w:lang w:val="en-US"/>
        </w:rPr>
        <w:t>whisker-based selective detection task. Head-fixed mice were required to lick a waterspout during a 1 s response window following left-sided whisker deflections (go stimuli) to receive a water reward. They were required to withhold licks in response to right-sided</w:t>
      </w:r>
      <w:r w:rsidR="00CB02D3">
        <w:rPr>
          <w:i/>
          <w:iCs/>
          <w:sz w:val="20"/>
          <w:szCs w:val="20"/>
          <w:lang w:val="en-US"/>
        </w:rPr>
        <w:t xml:space="preserve"> </w:t>
      </w:r>
      <w:r w:rsidR="00CB02D3" w:rsidRPr="6F4BCAD7">
        <w:rPr>
          <w:i/>
          <w:iCs/>
          <w:sz w:val="20"/>
          <w:szCs w:val="20"/>
          <w:lang w:val="en-US"/>
        </w:rPr>
        <w:t>deflections</w:t>
      </w:r>
      <w:r w:rsidRPr="6F4BCAD7">
        <w:rPr>
          <w:i/>
          <w:iCs/>
          <w:sz w:val="20"/>
          <w:szCs w:val="20"/>
          <w:lang w:val="en-US"/>
        </w:rPr>
        <w:t xml:space="preserve"> (no-go stimuli) during the window of opportunity to avoid a longer inter-trial interval. </w:t>
      </w:r>
      <w:r w:rsidRPr="00BC669A">
        <w:rPr>
          <w:b/>
          <w:bCs/>
          <w:i/>
          <w:iCs/>
          <w:sz w:val="20"/>
          <w:szCs w:val="20"/>
          <w:lang w:val="en-US"/>
        </w:rPr>
        <w:t>(B)</w:t>
      </w:r>
      <w:r w:rsidRPr="6F4BCAD7">
        <w:rPr>
          <w:i/>
          <w:iCs/>
          <w:sz w:val="20"/>
          <w:szCs w:val="20"/>
          <w:lang w:val="en-US"/>
        </w:rPr>
        <w:t xml:space="preserve"> Expert mice exhibited significantly higher hit rates than false alarm rates.</w:t>
      </w:r>
      <w:r w:rsidR="278399E5" w:rsidRPr="6F4BCAD7">
        <w:rPr>
          <w:i/>
          <w:iCs/>
          <w:sz w:val="20"/>
          <w:szCs w:val="20"/>
          <w:lang w:val="en-US"/>
        </w:rPr>
        <w:t xml:space="preserve"> Average hit and false alarm rates shown in blue.</w:t>
      </w:r>
      <w:r w:rsidRPr="6F4BCAD7">
        <w:rPr>
          <w:i/>
          <w:iCs/>
          <w:sz w:val="20"/>
          <w:szCs w:val="20"/>
          <w:lang w:val="en-US"/>
        </w:rPr>
        <w:t xml:space="preserve"> </w:t>
      </w:r>
      <w:r w:rsidRPr="00BC669A">
        <w:rPr>
          <w:b/>
          <w:bCs/>
          <w:i/>
          <w:iCs/>
          <w:sz w:val="20"/>
          <w:szCs w:val="20"/>
          <w:lang w:val="en-US"/>
        </w:rPr>
        <w:t>(C)</w:t>
      </w:r>
      <w:r w:rsidRPr="6F4BCAD7">
        <w:rPr>
          <w:i/>
          <w:iCs/>
          <w:sz w:val="20"/>
          <w:szCs w:val="20"/>
          <w:lang w:val="en-US"/>
        </w:rPr>
        <w:t xml:space="preserve"> Reaction times did not differ significantly between hits and false alarms.</w:t>
      </w:r>
      <w:r w:rsidR="00C74C87" w:rsidRPr="6F4BCAD7">
        <w:rPr>
          <w:i/>
          <w:iCs/>
          <w:sz w:val="20"/>
          <w:szCs w:val="20"/>
          <w:lang w:val="en-US"/>
        </w:rPr>
        <w:t xml:space="preserve"> </w:t>
      </w:r>
      <w:r w:rsidRPr="6F4BCAD7">
        <w:rPr>
          <w:i/>
          <w:iCs/>
          <w:sz w:val="20"/>
          <w:szCs w:val="20"/>
          <w:lang w:val="en-US"/>
        </w:rPr>
        <w:t>Data from individual sessions are connected by dashed lines.</w:t>
      </w:r>
      <w:r w:rsidR="57FF0655" w:rsidRPr="6F4BCAD7">
        <w:rPr>
          <w:i/>
          <w:iCs/>
          <w:sz w:val="20"/>
          <w:szCs w:val="20"/>
          <w:lang w:val="en-US"/>
        </w:rPr>
        <w:t xml:space="preserve"> Average reaction times shown in blue.</w:t>
      </w:r>
      <w:r w:rsidRPr="6F4BCAD7">
        <w:rPr>
          <w:i/>
          <w:iCs/>
          <w:sz w:val="20"/>
          <w:szCs w:val="20"/>
          <w:lang w:val="en-US"/>
        </w:rPr>
        <w:t xml:space="preserve"> </w:t>
      </w:r>
      <w:r w:rsidR="3C4B52B3" w:rsidRPr="00BC669A">
        <w:rPr>
          <w:b/>
          <w:bCs/>
          <w:i/>
          <w:iCs/>
          <w:sz w:val="20"/>
          <w:szCs w:val="20"/>
          <w:lang w:val="en-US"/>
        </w:rPr>
        <w:t>(D)</w:t>
      </w:r>
      <w:r w:rsidR="4EB5DB62" w:rsidRPr="6F4BCAD7">
        <w:rPr>
          <w:i/>
          <w:iCs/>
          <w:sz w:val="20"/>
          <w:szCs w:val="20"/>
          <w:lang w:val="en-US"/>
        </w:rPr>
        <w:t xml:space="preserve"> Discriminability across sessions for each mouse.  </w:t>
      </w:r>
      <w:r w:rsidR="5E674C1D" w:rsidRPr="6F4BCAD7">
        <w:rPr>
          <w:i/>
          <w:iCs/>
          <w:sz w:val="20"/>
          <w:szCs w:val="20"/>
          <w:lang w:val="en-US"/>
        </w:rPr>
        <w:t>d</w:t>
      </w:r>
      <w:r w:rsidR="4EB5DB62" w:rsidRPr="6F4BCAD7">
        <w:rPr>
          <w:i/>
          <w:iCs/>
          <w:sz w:val="20"/>
          <w:szCs w:val="20"/>
          <w:lang w:val="en-US"/>
        </w:rPr>
        <w:t xml:space="preserve">’ = 1 shown </w:t>
      </w:r>
      <w:r w:rsidR="02F3E3E9" w:rsidRPr="6F4BCAD7">
        <w:rPr>
          <w:i/>
          <w:iCs/>
          <w:sz w:val="20"/>
          <w:szCs w:val="20"/>
          <w:lang w:val="en-US"/>
        </w:rPr>
        <w:t>with dashed line.</w:t>
      </w:r>
    </w:p>
    <w:p w14:paraId="20C16B83" w14:textId="77777777" w:rsidR="00EB66ED" w:rsidRDefault="00EB66ED">
      <w:pPr>
        <w:rPr>
          <w:i/>
        </w:rPr>
      </w:pPr>
    </w:p>
    <w:p w14:paraId="3746527D" w14:textId="77777777" w:rsidR="00EB66ED" w:rsidRDefault="00EB66ED">
      <w:pPr>
        <w:rPr>
          <w:i/>
        </w:rPr>
      </w:pPr>
    </w:p>
    <w:p w14:paraId="1FD74D58" w14:textId="66804EEB" w:rsidR="00EB66ED" w:rsidRDefault="00EB66ED">
      <w:pPr>
        <w:jc w:val="center"/>
      </w:pPr>
    </w:p>
    <w:p w14:paraId="21BEEAD5" w14:textId="08FEDF45" w:rsidR="00EB66ED" w:rsidRDefault="00D25B21" w:rsidP="00D25B21">
      <w:pPr>
        <w:spacing w:after="120"/>
        <w:jc w:val="both"/>
        <w:rPr>
          <w:i/>
          <w:iCs/>
          <w:sz w:val="20"/>
          <w:szCs w:val="20"/>
          <w:lang w:val="en-US"/>
        </w:rPr>
      </w:pPr>
      <w:r>
        <w:rPr>
          <w:b/>
          <w:bCs/>
          <w:i/>
          <w:iCs/>
          <w:noProof/>
          <w:sz w:val="20"/>
          <w:szCs w:val="20"/>
          <w:lang w:val="en-US"/>
        </w:rPr>
        <w:lastRenderedPageBreak/>
        <w:drawing>
          <wp:inline distT="0" distB="0" distL="0" distR="0" wp14:anchorId="34C80B72" wp14:editId="572691F8">
            <wp:extent cx="5861304" cy="5806440"/>
            <wp:effectExtent l="0" t="0" r="635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7"/>
                    <a:stretch>
                      <a:fillRect/>
                    </a:stretch>
                  </pic:blipFill>
                  <pic:spPr>
                    <a:xfrm>
                      <a:off x="0" y="0"/>
                      <a:ext cx="5861304" cy="5806440"/>
                    </a:xfrm>
                    <a:prstGeom prst="rect">
                      <a:avLst/>
                    </a:prstGeom>
                  </pic:spPr>
                </pic:pic>
              </a:graphicData>
            </a:graphic>
          </wp:inline>
        </w:drawing>
      </w:r>
      <w:r w:rsidR="003E45CA" w:rsidRPr="00BC669A">
        <w:rPr>
          <w:b/>
          <w:bCs/>
          <w:i/>
          <w:iCs/>
          <w:sz w:val="20"/>
          <w:szCs w:val="20"/>
          <w:lang w:val="en-US"/>
        </w:rPr>
        <w:t xml:space="preserve">Figure 2: </w:t>
      </w:r>
      <w:r w:rsidR="002D492D" w:rsidRPr="00BC669A">
        <w:rPr>
          <w:b/>
          <w:bCs/>
          <w:i/>
          <w:iCs/>
          <w:sz w:val="20"/>
          <w:szCs w:val="20"/>
          <w:lang w:val="en-US"/>
        </w:rPr>
        <w:t xml:space="preserve">Neural activity </w:t>
      </w:r>
      <w:r w:rsidR="00BC669A" w:rsidRPr="00BC669A">
        <w:rPr>
          <w:b/>
          <w:bCs/>
          <w:i/>
          <w:iCs/>
          <w:sz w:val="20"/>
          <w:szCs w:val="20"/>
          <w:lang w:val="en-US"/>
        </w:rPr>
        <w:t>across different brain regions during the tactile selective detection task</w:t>
      </w:r>
      <w:r w:rsidR="003E45CA" w:rsidRPr="00BC669A">
        <w:rPr>
          <w:b/>
          <w:bCs/>
          <w:i/>
          <w:iCs/>
          <w:sz w:val="20"/>
          <w:szCs w:val="20"/>
          <w:lang w:val="en-US"/>
        </w:rPr>
        <w:t>. (A)</w:t>
      </w:r>
      <w:r w:rsidR="003E45CA" w:rsidRPr="6F4BCAD7">
        <w:rPr>
          <w:i/>
          <w:iCs/>
          <w:sz w:val="20"/>
          <w:szCs w:val="20"/>
          <w:lang w:val="en-US"/>
        </w:rPr>
        <w:t xml:space="preserve"> Photo of head-fixed mouse with chronically implanted </w:t>
      </w:r>
      <w:proofErr w:type="spellStart"/>
      <w:r w:rsidR="003E45CA" w:rsidRPr="6F4BCAD7">
        <w:rPr>
          <w:i/>
          <w:iCs/>
          <w:sz w:val="20"/>
          <w:szCs w:val="20"/>
          <w:lang w:val="en-US"/>
        </w:rPr>
        <w:t>Neuropixels</w:t>
      </w:r>
      <w:proofErr w:type="spellEnd"/>
      <w:r w:rsidR="003E45CA" w:rsidRPr="6F4BCAD7">
        <w:rPr>
          <w:i/>
          <w:iCs/>
          <w:sz w:val="20"/>
          <w:szCs w:val="20"/>
          <w:lang w:val="en-US"/>
        </w:rPr>
        <w:t xml:space="preserve"> 1.0 electrode in S1, striatum, and amygdala performing the whisker-based selective detection task. </w:t>
      </w:r>
      <w:r w:rsidR="003E45CA" w:rsidRPr="00246A33">
        <w:rPr>
          <w:b/>
          <w:bCs/>
          <w:i/>
          <w:iCs/>
          <w:sz w:val="20"/>
          <w:szCs w:val="20"/>
          <w:lang w:val="en-US"/>
        </w:rPr>
        <w:t>(B)</w:t>
      </w:r>
      <w:r w:rsidR="003E45CA" w:rsidRPr="6F4BCAD7">
        <w:rPr>
          <w:i/>
          <w:iCs/>
          <w:sz w:val="20"/>
          <w:szCs w:val="20"/>
          <w:lang w:val="en-US"/>
        </w:rPr>
        <w:t xml:space="preserve"> 3D renderings of probe trajectories planned with </w:t>
      </w:r>
      <w:proofErr w:type="spellStart"/>
      <w:r w:rsidR="003E45CA" w:rsidRPr="6F4BCAD7">
        <w:rPr>
          <w:i/>
          <w:iCs/>
          <w:sz w:val="20"/>
          <w:szCs w:val="20"/>
          <w:lang w:val="en-US"/>
        </w:rPr>
        <w:t>Neuropixels</w:t>
      </w:r>
      <w:proofErr w:type="spellEnd"/>
      <w:r w:rsidR="003E45CA" w:rsidRPr="6F4BCAD7">
        <w:rPr>
          <w:i/>
          <w:iCs/>
          <w:sz w:val="20"/>
          <w:szCs w:val="20"/>
          <w:lang w:val="en-US"/>
        </w:rPr>
        <w:t xml:space="preserve"> Trajectory Explorer.</w:t>
      </w:r>
      <w:r w:rsidR="00C74C87" w:rsidRPr="6F4BCAD7">
        <w:rPr>
          <w:i/>
          <w:iCs/>
          <w:sz w:val="20"/>
          <w:szCs w:val="20"/>
          <w:lang w:val="en-US"/>
        </w:rPr>
        <w:t xml:space="preserve"> </w:t>
      </w:r>
      <w:r w:rsidR="003E45CA" w:rsidRPr="00246A33">
        <w:rPr>
          <w:b/>
          <w:bCs/>
          <w:i/>
          <w:iCs/>
          <w:sz w:val="20"/>
          <w:szCs w:val="20"/>
          <w:lang w:val="en-US"/>
        </w:rPr>
        <w:t>(C)</w:t>
      </w:r>
      <w:r w:rsidR="003E45CA" w:rsidRPr="6F4BCAD7">
        <w:rPr>
          <w:i/>
          <w:iCs/>
          <w:sz w:val="20"/>
          <w:szCs w:val="20"/>
          <w:lang w:val="en-US"/>
        </w:rPr>
        <w:t xml:space="preserve"> Classification of RS and FS units in S1, PFC, striatum</w:t>
      </w:r>
      <w:r w:rsidR="72C1D1BE" w:rsidRPr="6F4BCAD7">
        <w:rPr>
          <w:i/>
          <w:iCs/>
          <w:sz w:val="20"/>
          <w:szCs w:val="20"/>
          <w:lang w:val="en-US"/>
        </w:rPr>
        <w:t>, and amygdala based on the time from the trough of the waveform to the subsequent peak and the width of the negative deflection</w:t>
      </w:r>
      <w:r w:rsidR="003E45CA" w:rsidRPr="6F4BCAD7">
        <w:rPr>
          <w:i/>
          <w:iCs/>
          <w:sz w:val="20"/>
          <w:szCs w:val="20"/>
          <w:lang w:val="en-US"/>
        </w:rPr>
        <w:t xml:space="preserve">. </w:t>
      </w:r>
      <w:r w:rsidR="003E45CA" w:rsidRPr="00246A33">
        <w:rPr>
          <w:b/>
          <w:bCs/>
          <w:i/>
          <w:iCs/>
          <w:sz w:val="20"/>
          <w:szCs w:val="20"/>
          <w:lang w:val="en-US"/>
        </w:rPr>
        <w:t>(D)</w:t>
      </w:r>
      <w:r w:rsidR="003E45CA" w:rsidRPr="6F4BCAD7">
        <w:rPr>
          <w:i/>
          <w:iCs/>
          <w:sz w:val="20"/>
          <w:szCs w:val="20"/>
          <w:lang w:val="en-US"/>
        </w:rPr>
        <w:t xml:space="preserve"> Average firing rates of all RS units in S1 (n = 325), PFC (n = 769), striatum (n = 334) and amygdala (n = 17) separated by trial outcome and aligned to the tactile stimulus. </w:t>
      </w:r>
      <w:r w:rsidR="003E45CA" w:rsidRPr="00246A33">
        <w:rPr>
          <w:b/>
          <w:bCs/>
          <w:i/>
          <w:iCs/>
          <w:sz w:val="20"/>
          <w:szCs w:val="20"/>
          <w:lang w:val="en-US"/>
        </w:rPr>
        <w:t>(E)</w:t>
      </w:r>
      <w:r w:rsidR="003E45CA" w:rsidRPr="6F4BCAD7">
        <w:rPr>
          <w:i/>
          <w:iCs/>
          <w:sz w:val="20"/>
          <w:szCs w:val="20"/>
          <w:lang w:val="en-US"/>
        </w:rPr>
        <w:t xml:space="preserve"> Average firing rates of all FS units in S1 (n = 120), PFC (n = 50, center), striatum (n = 271), and amygdala (n = 66) separated by trial outcome and aligned to the tactile stimulus. </w:t>
      </w:r>
      <w:r w:rsidR="003E45CA" w:rsidRPr="00246A33">
        <w:rPr>
          <w:b/>
          <w:bCs/>
          <w:i/>
          <w:iCs/>
          <w:sz w:val="20"/>
          <w:szCs w:val="20"/>
          <w:lang w:val="en-US"/>
        </w:rPr>
        <w:t>(F)</w:t>
      </w:r>
      <w:r w:rsidR="003E45CA" w:rsidRPr="6F4BCAD7">
        <w:rPr>
          <w:i/>
          <w:iCs/>
          <w:sz w:val="20"/>
          <w:szCs w:val="20"/>
          <w:lang w:val="en-US"/>
        </w:rPr>
        <w:t xml:space="preserve"> Average LFP spectra separated by trial outcome across all sessions from electrodes in S1 (layer 5), PFC (PL), striatum (</w:t>
      </w:r>
      <w:proofErr w:type="spellStart"/>
      <w:r w:rsidR="003E45CA" w:rsidRPr="6F4BCAD7">
        <w:rPr>
          <w:i/>
          <w:iCs/>
          <w:sz w:val="20"/>
          <w:szCs w:val="20"/>
          <w:lang w:val="en-US"/>
        </w:rPr>
        <w:t>caudoputamen</w:t>
      </w:r>
      <w:proofErr w:type="spellEnd"/>
      <w:r w:rsidR="003E45CA" w:rsidRPr="6F4BCAD7">
        <w:rPr>
          <w:i/>
          <w:iCs/>
          <w:sz w:val="20"/>
          <w:szCs w:val="20"/>
          <w:lang w:val="en-US"/>
        </w:rPr>
        <w:t xml:space="preserve">), and amygdala (lateral amygdala). </w:t>
      </w:r>
      <w:r w:rsidR="38D0E84E" w:rsidRPr="00246A33">
        <w:rPr>
          <w:b/>
          <w:bCs/>
          <w:i/>
          <w:iCs/>
          <w:sz w:val="20"/>
          <w:szCs w:val="20"/>
          <w:lang w:val="en-US"/>
        </w:rPr>
        <w:t>(G)</w:t>
      </w:r>
      <w:r w:rsidR="38D0E84E" w:rsidRPr="6F4BCAD7">
        <w:rPr>
          <w:i/>
          <w:iCs/>
          <w:sz w:val="20"/>
          <w:szCs w:val="20"/>
          <w:lang w:val="en-US"/>
        </w:rPr>
        <w:t xml:space="preserve"> Summary of periodic components (local peak center frequencies, relative power, and bandwidth) of LFP spectra used to compute </w:t>
      </w:r>
      <w:r w:rsidR="3B32002A" w:rsidRPr="6F4BCAD7">
        <w:rPr>
          <w:i/>
          <w:iCs/>
          <w:sz w:val="20"/>
          <w:szCs w:val="20"/>
          <w:lang w:val="en-US"/>
        </w:rPr>
        <w:t xml:space="preserve">averages shown in </w:t>
      </w:r>
      <w:r w:rsidR="3B32002A" w:rsidRPr="00246A33">
        <w:rPr>
          <w:b/>
          <w:bCs/>
          <w:i/>
          <w:iCs/>
          <w:sz w:val="20"/>
          <w:szCs w:val="20"/>
          <w:lang w:val="en-US"/>
        </w:rPr>
        <w:t>(F)</w:t>
      </w:r>
      <w:r w:rsidR="3B32002A" w:rsidRPr="6F4BCAD7">
        <w:rPr>
          <w:i/>
          <w:iCs/>
          <w:sz w:val="20"/>
          <w:szCs w:val="20"/>
          <w:lang w:val="en-US"/>
        </w:rPr>
        <w:t xml:space="preserve">. </w:t>
      </w:r>
      <w:r w:rsidR="003E45CA" w:rsidRPr="00246A33">
        <w:rPr>
          <w:b/>
          <w:bCs/>
          <w:i/>
          <w:iCs/>
          <w:sz w:val="20"/>
          <w:szCs w:val="20"/>
          <w:lang w:val="en-US"/>
        </w:rPr>
        <w:t>(</w:t>
      </w:r>
      <w:r w:rsidR="3ED81987" w:rsidRPr="00246A33">
        <w:rPr>
          <w:b/>
          <w:bCs/>
          <w:i/>
          <w:iCs/>
          <w:sz w:val="20"/>
          <w:szCs w:val="20"/>
          <w:lang w:val="en-US"/>
        </w:rPr>
        <w:t>H</w:t>
      </w:r>
      <w:r w:rsidR="003E45CA" w:rsidRPr="00246A33">
        <w:rPr>
          <w:b/>
          <w:bCs/>
          <w:i/>
          <w:iCs/>
          <w:sz w:val="20"/>
          <w:szCs w:val="20"/>
          <w:lang w:val="en-US"/>
        </w:rPr>
        <w:t>)</w:t>
      </w:r>
      <w:r w:rsidR="003E45CA" w:rsidRPr="6F4BCAD7">
        <w:rPr>
          <w:i/>
          <w:iCs/>
          <w:sz w:val="20"/>
          <w:szCs w:val="20"/>
          <w:lang w:val="en-US"/>
        </w:rPr>
        <w:t xml:space="preserve"> Average alpha-band phase shift across brain regions relative to reference electrodes (</w:t>
      </w:r>
      <w:r w:rsidR="0DB656A7" w:rsidRPr="6F4BCAD7">
        <w:rPr>
          <w:i/>
          <w:iCs/>
          <w:sz w:val="20"/>
          <w:szCs w:val="20"/>
          <w:lang w:val="en-US"/>
        </w:rPr>
        <w:t xml:space="preserve">represented with white lines; </w:t>
      </w:r>
      <w:r w:rsidR="003E45CA" w:rsidRPr="6F4BCAD7">
        <w:rPr>
          <w:i/>
          <w:iCs/>
          <w:sz w:val="20"/>
          <w:szCs w:val="20"/>
          <w:lang w:val="en-US"/>
        </w:rPr>
        <w:t>left: S1 layer 5; right: PL).</w:t>
      </w:r>
    </w:p>
    <w:p w14:paraId="3443BA42" w14:textId="77777777" w:rsidR="00EB66ED" w:rsidRDefault="003E45CA">
      <w:pPr>
        <w:jc w:val="center"/>
      </w:pPr>
      <w:r>
        <w:rPr>
          <w:noProof/>
        </w:rPr>
        <w:lastRenderedPageBreak/>
        <w:drawing>
          <wp:inline distT="114300" distB="114300" distL="114300" distR="114300" wp14:anchorId="1D9DBCBA" wp14:editId="475DDA7A">
            <wp:extent cx="6156950" cy="6272213"/>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6156950" cy="6272213"/>
                    </a:xfrm>
                    <a:prstGeom prst="rect">
                      <a:avLst/>
                    </a:prstGeom>
                    <a:ln/>
                  </pic:spPr>
                </pic:pic>
              </a:graphicData>
            </a:graphic>
          </wp:inline>
        </w:drawing>
      </w:r>
    </w:p>
    <w:p w14:paraId="254D3764" w14:textId="7F2A7A24" w:rsidR="00EB66ED" w:rsidRDefault="003E45CA" w:rsidP="46B18DD8">
      <w:pPr>
        <w:jc w:val="both"/>
        <w:rPr>
          <w:i/>
          <w:iCs/>
          <w:sz w:val="20"/>
          <w:szCs w:val="20"/>
          <w:lang w:val="en-US"/>
        </w:rPr>
      </w:pPr>
      <w:r w:rsidRPr="46B18DD8">
        <w:rPr>
          <w:b/>
          <w:bCs/>
          <w:i/>
          <w:iCs/>
          <w:sz w:val="20"/>
          <w:szCs w:val="20"/>
          <w:lang w:val="en-US"/>
        </w:rPr>
        <w:t xml:space="preserve">Figure 3: </w:t>
      </w:r>
      <w:r w:rsidR="0021486B" w:rsidRPr="46B18DD8">
        <w:rPr>
          <w:b/>
          <w:bCs/>
          <w:i/>
          <w:iCs/>
          <w:sz w:val="20"/>
          <w:szCs w:val="20"/>
          <w:lang w:val="en-US"/>
        </w:rPr>
        <w:t>A</w:t>
      </w:r>
      <w:r w:rsidRPr="46B18DD8">
        <w:rPr>
          <w:b/>
          <w:bCs/>
          <w:i/>
          <w:iCs/>
          <w:sz w:val="20"/>
          <w:szCs w:val="20"/>
          <w:lang w:val="en-US"/>
        </w:rPr>
        <w:t>lpha phase modulation of single-unit activity</w:t>
      </w:r>
      <w:r w:rsidR="0021486B" w:rsidRPr="46B18DD8">
        <w:rPr>
          <w:b/>
          <w:bCs/>
          <w:i/>
          <w:iCs/>
          <w:sz w:val="20"/>
          <w:szCs w:val="20"/>
          <w:lang w:val="en-US"/>
        </w:rPr>
        <w:t xml:space="preserve"> across different brain regions</w:t>
      </w:r>
      <w:r w:rsidRPr="46B18DD8">
        <w:rPr>
          <w:b/>
          <w:bCs/>
          <w:i/>
          <w:iCs/>
          <w:sz w:val="20"/>
          <w:szCs w:val="20"/>
          <w:lang w:val="en-US"/>
        </w:rPr>
        <w:t>. (A)</w:t>
      </w:r>
      <w:r w:rsidRPr="46B18DD8">
        <w:rPr>
          <w:i/>
          <w:iCs/>
          <w:sz w:val="20"/>
          <w:szCs w:val="20"/>
          <w:lang w:val="en-US"/>
        </w:rPr>
        <w:t xml:space="preserve"> Example of phase modulation of spiking activity during baseline activity on a single trial. (Top) 3 s alpha band (8 - 12 Hz) filtered LFP.</w:t>
      </w:r>
      <w:r w:rsidR="00C74C87" w:rsidRPr="46B18DD8">
        <w:rPr>
          <w:i/>
          <w:iCs/>
          <w:sz w:val="20"/>
          <w:szCs w:val="20"/>
          <w:lang w:val="en-US"/>
        </w:rPr>
        <w:t xml:space="preserve"> </w:t>
      </w:r>
      <w:r w:rsidRPr="46B18DD8">
        <w:rPr>
          <w:i/>
          <w:iCs/>
          <w:sz w:val="20"/>
          <w:szCs w:val="20"/>
          <w:lang w:val="en-US"/>
        </w:rPr>
        <w:t xml:space="preserve">(Center) Instantaneous phase of filtered LFP computed via Hilbert transform (black). Spike times from a single neuron recorded on the same electrode are overlaid in red. (Bottom) Spiking probability density at binned phases of alpha. The best fit von Mises distribution is overlaid in black. </w:t>
      </w:r>
      <w:r w:rsidRPr="46B18DD8">
        <w:rPr>
          <w:b/>
          <w:bCs/>
          <w:i/>
          <w:iCs/>
          <w:sz w:val="20"/>
          <w:szCs w:val="20"/>
          <w:lang w:val="en-US"/>
        </w:rPr>
        <w:t xml:space="preserve">(B) </w:t>
      </w:r>
      <w:r w:rsidRPr="46B18DD8">
        <w:rPr>
          <w:i/>
          <w:iCs/>
          <w:sz w:val="20"/>
          <w:szCs w:val="20"/>
          <w:lang w:val="en-US"/>
        </w:rPr>
        <w:t xml:space="preserve">Percentages of RS and FS units which were significantly alpha </w:t>
      </w:r>
      <w:del w:id="1230" w:author="Craig Kelley" w:date="2025-06-23T13:50:00Z">
        <w:r w:rsidRPr="46B18DD8" w:rsidDel="004A74E3">
          <w:rPr>
            <w:i/>
            <w:iCs/>
            <w:sz w:val="20"/>
            <w:szCs w:val="20"/>
            <w:lang w:val="en-US"/>
          </w:rPr>
          <w:delText>phase-modulated</w:delText>
        </w:r>
      </w:del>
      <w:ins w:id="1231" w:author="Craig Kelley" w:date="2025-06-23T13:50:00Z">
        <w:r w:rsidR="57A70B1B" w:rsidRPr="46B18DD8">
          <w:rPr>
            <w:i/>
            <w:iCs/>
            <w:sz w:val="20"/>
            <w:szCs w:val="20"/>
            <w:lang w:val="en-US"/>
          </w:rPr>
          <w:t>phase modulated</w:t>
        </w:r>
      </w:ins>
      <w:r w:rsidRPr="46B18DD8">
        <w:rPr>
          <w:i/>
          <w:iCs/>
          <w:sz w:val="20"/>
          <w:szCs w:val="20"/>
          <w:lang w:val="en-US"/>
        </w:rPr>
        <w:t xml:space="preserve"> across brain regions. </w:t>
      </w:r>
      <w:r w:rsidRPr="46B18DD8">
        <w:rPr>
          <w:b/>
          <w:bCs/>
          <w:i/>
          <w:iCs/>
          <w:sz w:val="20"/>
          <w:szCs w:val="20"/>
          <w:lang w:val="en-US"/>
        </w:rPr>
        <w:t>(C)</w:t>
      </w:r>
      <w:r w:rsidRPr="46B18DD8">
        <w:rPr>
          <w:i/>
          <w:iCs/>
          <w:sz w:val="20"/>
          <w:szCs w:val="20"/>
          <w:lang w:val="en-US"/>
        </w:rPr>
        <w:t xml:space="preserve"> Examples of spike distributions across alpha phase. Left and center are best characterized by a von Mises distribution (circular analog of a normal distribution); right is better characterized by a bimodal distribution. (</w:t>
      </w:r>
      <w:r w:rsidRPr="46B18DD8">
        <w:rPr>
          <w:b/>
          <w:bCs/>
          <w:i/>
          <w:iCs/>
          <w:sz w:val="20"/>
          <w:szCs w:val="20"/>
          <w:lang w:val="en-US"/>
        </w:rPr>
        <w:t>D-G)</w:t>
      </w:r>
      <w:r w:rsidRPr="46B18DD8">
        <w:rPr>
          <w:i/>
          <w:iCs/>
          <w:sz w:val="20"/>
          <w:szCs w:val="20"/>
          <w:lang w:val="en-US"/>
        </w:rPr>
        <w:t xml:space="preserve"> Averages of MI, MSE of the best fit von Mises distribution, and preferred alpha phase of spiking for </w:t>
      </w:r>
      <w:del w:id="1232" w:author="Craig Kelley" w:date="2025-06-23T13:50:00Z">
        <w:r w:rsidRPr="46B18DD8" w:rsidDel="004A74E3">
          <w:rPr>
            <w:i/>
            <w:iCs/>
            <w:sz w:val="20"/>
            <w:szCs w:val="20"/>
            <w:lang w:val="en-US"/>
          </w:rPr>
          <w:delText>phase-modulated</w:delText>
        </w:r>
      </w:del>
      <w:ins w:id="1233" w:author="Craig Kelley" w:date="2025-06-23T13:50:00Z">
        <w:r w:rsidR="57A70B1B" w:rsidRPr="46B18DD8">
          <w:rPr>
            <w:i/>
            <w:iCs/>
            <w:sz w:val="20"/>
            <w:szCs w:val="20"/>
            <w:lang w:val="en-US"/>
          </w:rPr>
          <w:t>phase modulated</w:t>
        </w:r>
      </w:ins>
      <w:r w:rsidRPr="46B18DD8">
        <w:rPr>
          <w:i/>
          <w:iCs/>
          <w:sz w:val="20"/>
          <w:szCs w:val="20"/>
          <w:lang w:val="en-US"/>
        </w:rPr>
        <w:t xml:space="preserve"> RS and FS units, as well as comparisons of average baseline </w:t>
      </w:r>
      <w:r w:rsidRPr="46B18DD8">
        <w:rPr>
          <w:i/>
          <w:iCs/>
          <w:sz w:val="20"/>
          <w:szCs w:val="20"/>
          <w:lang w:val="en-US"/>
        </w:rPr>
        <w:lastRenderedPageBreak/>
        <w:t xml:space="preserve">normalized firing rates for </w:t>
      </w:r>
      <w:del w:id="1234" w:author="Craig Kelley" w:date="2025-06-23T13:50:00Z">
        <w:r w:rsidRPr="46B18DD8" w:rsidDel="004A74E3">
          <w:rPr>
            <w:i/>
            <w:iCs/>
            <w:sz w:val="20"/>
            <w:szCs w:val="20"/>
            <w:lang w:val="en-US"/>
          </w:rPr>
          <w:delText>phase-modulated</w:delText>
        </w:r>
      </w:del>
      <w:ins w:id="1235" w:author="Craig Kelley" w:date="2025-06-23T13:50:00Z">
        <w:r w:rsidR="57A70B1B" w:rsidRPr="46B18DD8">
          <w:rPr>
            <w:i/>
            <w:iCs/>
            <w:sz w:val="20"/>
            <w:szCs w:val="20"/>
            <w:lang w:val="en-US"/>
          </w:rPr>
          <w:t>phase modulated</w:t>
        </w:r>
      </w:ins>
      <w:r w:rsidRPr="46B18DD8">
        <w:rPr>
          <w:i/>
          <w:iCs/>
          <w:sz w:val="20"/>
          <w:szCs w:val="20"/>
          <w:lang w:val="en-US"/>
        </w:rPr>
        <w:t xml:space="preserve"> and non-</w:t>
      </w:r>
      <w:del w:id="1236" w:author="Craig Kelley" w:date="2025-06-23T13:50:00Z">
        <w:r w:rsidRPr="46B18DD8" w:rsidDel="004A74E3">
          <w:rPr>
            <w:i/>
            <w:iCs/>
            <w:sz w:val="20"/>
            <w:szCs w:val="20"/>
            <w:lang w:val="en-US"/>
          </w:rPr>
          <w:delText>phase-modulated</w:delText>
        </w:r>
      </w:del>
      <w:ins w:id="1237" w:author="Craig Kelley" w:date="2025-06-23T13:50:00Z">
        <w:r w:rsidR="57A70B1B" w:rsidRPr="46B18DD8">
          <w:rPr>
            <w:i/>
            <w:iCs/>
            <w:sz w:val="20"/>
            <w:szCs w:val="20"/>
            <w:lang w:val="en-US"/>
          </w:rPr>
          <w:t>phase modulated</w:t>
        </w:r>
      </w:ins>
      <w:r w:rsidRPr="46B18DD8">
        <w:rPr>
          <w:i/>
          <w:iCs/>
          <w:sz w:val="20"/>
          <w:szCs w:val="20"/>
          <w:lang w:val="en-US"/>
        </w:rPr>
        <w:t xml:space="preserve"> units, across brain regions.</w:t>
      </w:r>
    </w:p>
    <w:p w14:paraId="1E52C0C3" w14:textId="77777777" w:rsidR="00EB66ED" w:rsidRDefault="00EB66ED">
      <w:pPr>
        <w:rPr>
          <w:i/>
        </w:rPr>
      </w:pPr>
    </w:p>
    <w:p w14:paraId="67B9AC9D" w14:textId="77777777" w:rsidR="00EB66ED" w:rsidRDefault="003E45CA">
      <w:pPr>
        <w:jc w:val="center"/>
      </w:pPr>
      <w:r>
        <w:rPr>
          <w:noProof/>
        </w:rPr>
        <w:drawing>
          <wp:inline distT="114300" distB="114300" distL="114300" distR="114300" wp14:anchorId="769348EB" wp14:editId="0B614DF8">
            <wp:extent cx="5943600" cy="699770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5943600" cy="6997700"/>
                    </a:xfrm>
                    <a:prstGeom prst="rect">
                      <a:avLst/>
                    </a:prstGeom>
                    <a:ln/>
                  </pic:spPr>
                </pic:pic>
              </a:graphicData>
            </a:graphic>
          </wp:inline>
        </w:drawing>
      </w:r>
    </w:p>
    <w:p w14:paraId="591FF094" w14:textId="1BCD0843" w:rsidR="00EB66ED" w:rsidRDefault="003E45CA" w:rsidP="46B18DD8">
      <w:pPr>
        <w:jc w:val="both"/>
        <w:rPr>
          <w:i/>
          <w:iCs/>
          <w:sz w:val="20"/>
          <w:szCs w:val="20"/>
        </w:rPr>
      </w:pPr>
      <w:r w:rsidRPr="46B18DD8">
        <w:rPr>
          <w:b/>
          <w:bCs/>
          <w:i/>
          <w:iCs/>
          <w:sz w:val="20"/>
          <w:szCs w:val="20"/>
        </w:rPr>
        <w:t>Figure 4. Phase modulation varies across cortical layers in S1 and PFC subregions.</w:t>
      </w:r>
      <w:r w:rsidRPr="46B18DD8">
        <w:rPr>
          <w:i/>
          <w:iCs/>
          <w:sz w:val="20"/>
          <w:szCs w:val="20"/>
        </w:rPr>
        <w:t xml:space="preserve"> (Top to bottom) Percent of RS (left) and FS (units) that were </w:t>
      </w:r>
      <w:del w:id="1238" w:author="Craig Kelley" w:date="2025-06-23T13:48:00Z">
        <w:r w:rsidRPr="46B18DD8" w:rsidDel="003E45CA">
          <w:rPr>
            <w:i/>
            <w:iCs/>
            <w:sz w:val="20"/>
            <w:szCs w:val="20"/>
          </w:rPr>
          <w:delText>phase modulated</w:delText>
        </w:r>
      </w:del>
      <w:ins w:id="1239" w:author="Craig Kelley" w:date="2025-06-23T13:50:00Z">
        <w:r w:rsidR="57A70B1B" w:rsidRPr="46B18DD8">
          <w:rPr>
            <w:i/>
            <w:iCs/>
            <w:sz w:val="20"/>
            <w:szCs w:val="20"/>
          </w:rPr>
          <w:t>phase modulated</w:t>
        </w:r>
      </w:ins>
      <w:r w:rsidRPr="46B18DD8">
        <w:rPr>
          <w:i/>
          <w:iCs/>
          <w:sz w:val="20"/>
          <w:szCs w:val="20"/>
        </w:rPr>
        <w:t>, MI, MSE of best fit von Mises distributions, and average firing phase in different (</w:t>
      </w:r>
      <w:r w:rsidRPr="46B18DD8">
        <w:rPr>
          <w:b/>
          <w:bCs/>
          <w:i/>
          <w:iCs/>
          <w:sz w:val="20"/>
          <w:szCs w:val="20"/>
        </w:rPr>
        <w:t>A</w:t>
      </w:r>
      <w:r w:rsidRPr="46B18DD8">
        <w:rPr>
          <w:i/>
          <w:iCs/>
          <w:sz w:val="20"/>
          <w:szCs w:val="20"/>
        </w:rPr>
        <w:t>) S1 cortical layers and (</w:t>
      </w:r>
      <w:r w:rsidRPr="46B18DD8">
        <w:rPr>
          <w:b/>
          <w:bCs/>
          <w:i/>
          <w:iCs/>
          <w:sz w:val="20"/>
          <w:szCs w:val="20"/>
        </w:rPr>
        <w:t>C</w:t>
      </w:r>
      <w:r w:rsidRPr="46B18DD8">
        <w:rPr>
          <w:i/>
          <w:iCs/>
          <w:sz w:val="20"/>
          <w:szCs w:val="20"/>
        </w:rPr>
        <w:t>) PFC subregions.</w:t>
      </w:r>
      <w:r w:rsidR="00C74C87" w:rsidRPr="46B18DD8">
        <w:rPr>
          <w:i/>
          <w:iCs/>
          <w:sz w:val="20"/>
          <w:szCs w:val="20"/>
        </w:rPr>
        <w:t xml:space="preserve"> </w:t>
      </w:r>
      <w:r w:rsidRPr="46B18DD8">
        <w:rPr>
          <w:i/>
          <w:iCs/>
          <w:sz w:val="20"/>
          <w:szCs w:val="20"/>
        </w:rPr>
        <w:lastRenderedPageBreak/>
        <w:t>Comparisons of</w:t>
      </w:r>
      <w:r w:rsidR="00C74C87" w:rsidRPr="46B18DD8">
        <w:rPr>
          <w:i/>
          <w:iCs/>
          <w:sz w:val="20"/>
          <w:szCs w:val="20"/>
        </w:rPr>
        <w:t xml:space="preserve"> </w:t>
      </w:r>
      <w:r w:rsidRPr="46B18DD8">
        <w:rPr>
          <w:i/>
          <w:iCs/>
          <w:sz w:val="20"/>
          <w:szCs w:val="20"/>
        </w:rPr>
        <w:t xml:space="preserve">average baseline normalized firing rates between </w:t>
      </w:r>
      <w:del w:id="1240" w:author="Craig Kelley" w:date="2025-06-23T13:48:00Z">
        <w:r w:rsidRPr="46B18DD8" w:rsidDel="003E45CA">
          <w:rPr>
            <w:i/>
            <w:iCs/>
            <w:sz w:val="20"/>
            <w:szCs w:val="20"/>
          </w:rPr>
          <w:delText>phase modulated</w:delText>
        </w:r>
      </w:del>
      <w:ins w:id="1241" w:author="Craig Kelley" w:date="2025-06-23T13:50:00Z">
        <w:r w:rsidR="57A70B1B" w:rsidRPr="46B18DD8">
          <w:rPr>
            <w:i/>
            <w:iCs/>
            <w:sz w:val="20"/>
            <w:szCs w:val="20"/>
          </w:rPr>
          <w:t>phase modulated</w:t>
        </w:r>
      </w:ins>
      <w:r w:rsidRPr="46B18DD8">
        <w:rPr>
          <w:i/>
          <w:iCs/>
          <w:sz w:val="20"/>
          <w:szCs w:val="20"/>
        </w:rPr>
        <w:t xml:space="preserve"> (blue) and non-</w:t>
      </w:r>
      <w:del w:id="1242" w:author="Craig Kelley" w:date="2025-06-23T13:48:00Z">
        <w:r w:rsidRPr="46B18DD8" w:rsidDel="003E45CA">
          <w:rPr>
            <w:i/>
            <w:iCs/>
            <w:sz w:val="20"/>
            <w:szCs w:val="20"/>
          </w:rPr>
          <w:delText>phase modulated</w:delText>
        </w:r>
      </w:del>
      <w:ins w:id="1243" w:author="Craig Kelley" w:date="2025-06-23T13:50:00Z">
        <w:r w:rsidR="57A70B1B" w:rsidRPr="46B18DD8">
          <w:rPr>
            <w:i/>
            <w:iCs/>
            <w:sz w:val="20"/>
            <w:szCs w:val="20"/>
          </w:rPr>
          <w:t>phase modulated</w:t>
        </w:r>
      </w:ins>
      <w:r w:rsidRPr="46B18DD8">
        <w:rPr>
          <w:i/>
          <w:iCs/>
          <w:sz w:val="20"/>
          <w:szCs w:val="20"/>
        </w:rPr>
        <w:t xml:space="preserve"> (red) units in each (</w:t>
      </w:r>
      <w:r w:rsidRPr="46B18DD8">
        <w:rPr>
          <w:b/>
          <w:bCs/>
          <w:i/>
          <w:iCs/>
          <w:sz w:val="20"/>
          <w:szCs w:val="20"/>
        </w:rPr>
        <w:t>B</w:t>
      </w:r>
      <w:r w:rsidRPr="46B18DD8">
        <w:rPr>
          <w:i/>
          <w:iCs/>
          <w:sz w:val="20"/>
          <w:szCs w:val="20"/>
        </w:rPr>
        <w:t>) S1 cortical layer and (</w:t>
      </w:r>
      <w:r w:rsidRPr="46B18DD8">
        <w:rPr>
          <w:b/>
          <w:bCs/>
          <w:i/>
          <w:iCs/>
          <w:sz w:val="20"/>
          <w:szCs w:val="20"/>
        </w:rPr>
        <w:t>D</w:t>
      </w:r>
      <w:r w:rsidRPr="46B18DD8">
        <w:rPr>
          <w:i/>
          <w:iCs/>
          <w:sz w:val="20"/>
          <w:szCs w:val="20"/>
        </w:rPr>
        <w:t>) PFC subregion.</w:t>
      </w:r>
    </w:p>
    <w:p w14:paraId="395D4D09" w14:textId="77777777" w:rsidR="00EB66ED" w:rsidRDefault="00EB66ED"/>
    <w:p w14:paraId="4B6121FE" w14:textId="512C2792" w:rsidR="00EB66ED" w:rsidRDefault="07A748AB" w:rsidP="6F4BCAD7">
      <w:pPr>
        <w:jc w:val="center"/>
      </w:pPr>
      <w:r>
        <w:rPr>
          <w:noProof/>
        </w:rPr>
        <w:drawing>
          <wp:inline distT="0" distB="0" distL="0" distR="0" wp14:anchorId="1A290B65" wp14:editId="1130548C">
            <wp:extent cx="4810124" cy="5943600"/>
            <wp:effectExtent l="0" t="0" r="0" b="0"/>
            <wp:docPr id="674611682" name="Picture 674611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4810124" cy="5943600"/>
                    </a:xfrm>
                    <a:prstGeom prst="rect">
                      <a:avLst/>
                    </a:prstGeom>
                  </pic:spPr>
                </pic:pic>
              </a:graphicData>
            </a:graphic>
          </wp:inline>
        </w:drawing>
      </w:r>
    </w:p>
    <w:p w14:paraId="6861F14D" w14:textId="6F634630" w:rsidR="00EB66ED" w:rsidRPr="00EA2225" w:rsidRDefault="003E45CA" w:rsidP="1FB228DA">
      <w:pPr>
        <w:jc w:val="both"/>
        <w:rPr>
          <w:sz w:val="20"/>
          <w:szCs w:val="20"/>
          <w:lang w:val="en-US"/>
        </w:rPr>
      </w:pPr>
      <w:r w:rsidRPr="1FB228DA">
        <w:rPr>
          <w:rFonts w:eastAsia="Arial Unicode MS"/>
          <w:b/>
          <w:bCs/>
          <w:i/>
          <w:iCs/>
          <w:sz w:val="20"/>
          <w:szCs w:val="20"/>
          <w:lang w:val="en-US"/>
        </w:rPr>
        <w:t>Figure 5: Phase modulation of single-unit activity changes with alpha power.</w:t>
      </w:r>
      <w:r w:rsidR="00C74C87" w:rsidRPr="1FB228DA">
        <w:rPr>
          <w:rFonts w:eastAsia="Arial Unicode MS"/>
          <w:b/>
          <w:bCs/>
          <w:i/>
          <w:iCs/>
          <w:sz w:val="20"/>
          <w:szCs w:val="20"/>
          <w:lang w:val="en-US"/>
        </w:rPr>
        <w:t xml:space="preserve"> </w:t>
      </w:r>
      <w:r w:rsidRPr="1FB228DA">
        <w:rPr>
          <w:rFonts w:eastAsia="Arial Unicode MS"/>
          <w:b/>
          <w:bCs/>
          <w:i/>
          <w:iCs/>
          <w:sz w:val="20"/>
          <w:szCs w:val="20"/>
          <w:lang w:val="en-US"/>
        </w:rPr>
        <w:t>(A)</w:t>
      </w:r>
      <w:r w:rsidRPr="1FB228DA">
        <w:rPr>
          <w:rFonts w:eastAsia="Arial Unicode MS"/>
          <w:i/>
          <w:iCs/>
          <w:sz w:val="20"/>
          <w:szCs w:val="20"/>
          <w:lang w:val="en-US"/>
        </w:rPr>
        <w:t xml:space="preserve"> Example of spike distributions across alpha phase during low alpha power events (left, ≥ 0.3 s when alpha power is below its 50th percentile) and high alpha power events (right, 0.3 s when alpha power is above its 75th percentile). </w:t>
      </w:r>
      <w:r w:rsidRPr="1FB228DA">
        <w:rPr>
          <w:rFonts w:eastAsia="Arial Unicode MS"/>
          <w:b/>
          <w:bCs/>
          <w:i/>
          <w:iCs/>
          <w:sz w:val="20"/>
          <w:szCs w:val="20"/>
          <w:lang w:val="en-US"/>
        </w:rPr>
        <w:t>(B)</w:t>
      </w:r>
      <w:r w:rsidRPr="1FB228DA">
        <w:rPr>
          <w:rFonts w:eastAsia="Arial Unicode MS"/>
          <w:i/>
          <w:iCs/>
          <w:sz w:val="20"/>
          <w:szCs w:val="20"/>
          <w:lang w:val="en-US"/>
        </w:rPr>
        <w:t xml:space="preserve"> Average MI, MSE of the best fist von Mises distribution, firing rate, and preferred alpha phase across spikes during low (red) and high (blue) alpha power events.</w:t>
      </w:r>
    </w:p>
    <w:p w14:paraId="1073039F" w14:textId="77777777" w:rsidR="00EB66ED" w:rsidRDefault="00EB66ED"/>
    <w:p w14:paraId="275EACC6" w14:textId="77777777" w:rsidR="00EB66ED" w:rsidRDefault="003E45CA">
      <w:r>
        <w:rPr>
          <w:noProof/>
        </w:rPr>
        <w:lastRenderedPageBreak/>
        <w:drawing>
          <wp:inline distT="114300" distB="114300" distL="114300" distR="114300" wp14:anchorId="44DA51D2" wp14:editId="0681C700">
            <wp:extent cx="5635049" cy="650198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5635049" cy="6501980"/>
                    </a:xfrm>
                    <a:prstGeom prst="rect">
                      <a:avLst/>
                    </a:prstGeom>
                    <a:ln/>
                  </pic:spPr>
                </pic:pic>
              </a:graphicData>
            </a:graphic>
          </wp:inline>
        </w:drawing>
      </w:r>
    </w:p>
    <w:p w14:paraId="761702BD" w14:textId="1C294AFF" w:rsidR="00EB66ED" w:rsidRDefault="003E45CA" w:rsidP="00B73961">
      <w:pPr>
        <w:jc w:val="both"/>
        <w:rPr>
          <w:sz w:val="20"/>
          <w:szCs w:val="20"/>
          <w:lang w:val="en-US"/>
        </w:rPr>
        <w:sectPr w:rsidR="00EB66ED">
          <w:pgSz w:w="12240" w:h="15840"/>
          <w:pgMar w:top="1440" w:right="1440" w:bottom="1440" w:left="1440" w:header="720" w:footer="720" w:gutter="0"/>
          <w:pgNumType w:start="1"/>
          <w:cols w:space="720"/>
        </w:sectPr>
      </w:pPr>
      <w:r w:rsidRPr="46B18DD8">
        <w:rPr>
          <w:b/>
          <w:bCs/>
          <w:i/>
          <w:iCs/>
          <w:sz w:val="20"/>
          <w:szCs w:val="20"/>
          <w:lang w:val="en-US"/>
        </w:rPr>
        <w:t>Figure 6: Baseline alpha phase modulation correlates with behavior in single neurons.</w:t>
      </w:r>
      <w:r w:rsidRPr="46B18DD8">
        <w:rPr>
          <w:i/>
          <w:iCs/>
          <w:sz w:val="20"/>
          <w:szCs w:val="20"/>
          <w:lang w:val="en-US"/>
        </w:rPr>
        <w:t xml:space="preserve"> Examples of </w:t>
      </w:r>
      <w:del w:id="1244" w:author="Craig Kelley" w:date="2025-06-23T13:50:00Z">
        <w:r w:rsidRPr="46B18DD8" w:rsidDel="004A74E3">
          <w:rPr>
            <w:i/>
            <w:iCs/>
            <w:sz w:val="20"/>
            <w:szCs w:val="20"/>
            <w:lang w:val="en-US"/>
          </w:rPr>
          <w:delText>phase-modulated</w:delText>
        </w:r>
      </w:del>
      <w:ins w:id="1245" w:author="Craig Kelley" w:date="2025-06-23T13:50:00Z">
        <w:r w:rsidR="57A70B1B" w:rsidRPr="46B18DD8">
          <w:rPr>
            <w:i/>
            <w:iCs/>
            <w:sz w:val="20"/>
            <w:szCs w:val="20"/>
            <w:lang w:val="en-US"/>
          </w:rPr>
          <w:t>phase modulated</w:t>
        </w:r>
      </w:ins>
      <w:r w:rsidRPr="46B18DD8">
        <w:rPr>
          <w:i/>
          <w:iCs/>
          <w:sz w:val="20"/>
          <w:szCs w:val="20"/>
          <w:lang w:val="en-US"/>
        </w:rPr>
        <w:t xml:space="preserve"> neurons in (</w:t>
      </w:r>
      <w:r w:rsidRPr="46B18DD8">
        <w:rPr>
          <w:b/>
          <w:bCs/>
          <w:i/>
          <w:iCs/>
          <w:sz w:val="20"/>
          <w:szCs w:val="20"/>
          <w:lang w:val="en-US"/>
        </w:rPr>
        <w:t>A</w:t>
      </w:r>
      <w:r w:rsidRPr="46B18DD8">
        <w:rPr>
          <w:i/>
          <w:iCs/>
          <w:sz w:val="20"/>
          <w:szCs w:val="20"/>
          <w:lang w:val="en-US"/>
        </w:rPr>
        <w:t>) S1, (</w:t>
      </w:r>
      <w:r w:rsidRPr="46B18DD8">
        <w:rPr>
          <w:b/>
          <w:bCs/>
          <w:i/>
          <w:iCs/>
          <w:sz w:val="20"/>
          <w:szCs w:val="20"/>
          <w:lang w:val="en-US"/>
        </w:rPr>
        <w:t>B</w:t>
      </w:r>
      <w:r w:rsidRPr="46B18DD8">
        <w:rPr>
          <w:i/>
          <w:iCs/>
          <w:sz w:val="20"/>
          <w:szCs w:val="20"/>
          <w:lang w:val="en-US"/>
        </w:rPr>
        <w:t>) PFC, (</w:t>
      </w:r>
      <w:r w:rsidRPr="46B18DD8">
        <w:rPr>
          <w:b/>
          <w:bCs/>
          <w:i/>
          <w:iCs/>
          <w:sz w:val="20"/>
          <w:szCs w:val="20"/>
          <w:lang w:val="en-US"/>
        </w:rPr>
        <w:t>C</w:t>
      </w:r>
      <w:r w:rsidRPr="46B18DD8">
        <w:rPr>
          <w:i/>
          <w:iCs/>
          <w:sz w:val="20"/>
          <w:szCs w:val="20"/>
          <w:lang w:val="en-US"/>
        </w:rPr>
        <w:t>) striatum, and (</w:t>
      </w:r>
      <w:r w:rsidRPr="46B18DD8">
        <w:rPr>
          <w:b/>
          <w:bCs/>
          <w:i/>
          <w:iCs/>
          <w:sz w:val="20"/>
          <w:szCs w:val="20"/>
          <w:lang w:val="en-US"/>
        </w:rPr>
        <w:t>D</w:t>
      </w:r>
      <w:r w:rsidRPr="46B18DD8">
        <w:rPr>
          <w:i/>
          <w:iCs/>
          <w:sz w:val="20"/>
          <w:szCs w:val="20"/>
          <w:lang w:val="en-US"/>
        </w:rPr>
        <w:t xml:space="preserve">) amygdala. * </w:t>
      </w:r>
      <w:proofErr w:type="gramStart"/>
      <w:r w:rsidRPr="46B18DD8">
        <w:rPr>
          <w:i/>
          <w:iCs/>
          <w:sz w:val="20"/>
          <w:szCs w:val="20"/>
          <w:lang w:val="en-US"/>
        </w:rPr>
        <w:t>indicates</w:t>
      </w:r>
      <w:proofErr w:type="gramEnd"/>
      <w:r w:rsidRPr="46B18DD8">
        <w:rPr>
          <w:i/>
          <w:iCs/>
          <w:sz w:val="20"/>
          <w:szCs w:val="20"/>
          <w:lang w:val="en-US"/>
        </w:rPr>
        <w:t xml:space="preserve"> significant phase modulation. On the top row, all baseline spikes (3 s prior to stimulus) are pooled together regardless of trial outcome. On the next row are average firing rates for that neuron for each trial outcome. Below are spike probability distributions for baseline spikes pooled across all trials of the above outcome. On the next row, spike probability distributions were generated based on cognitive outcomes: correct and incorrect. In the final row, spike probability distributions were generated based on motor outcomes: action and inaction.</w:t>
      </w:r>
    </w:p>
    <w:p w14:paraId="6BD1128E" w14:textId="77777777" w:rsidR="00EB66ED" w:rsidRDefault="003E45CA">
      <w:pPr>
        <w:jc w:val="center"/>
      </w:pPr>
      <w:r>
        <w:rPr>
          <w:noProof/>
        </w:rPr>
        <w:lastRenderedPageBreak/>
        <w:drawing>
          <wp:inline distT="114300" distB="114300" distL="114300" distR="114300" wp14:anchorId="3BBBF915" wp14:editId="354F694E">
            <wp:extent cx="5603069" cy="6761396"/>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a:stretch>
                      <a:fillRect/>
                    </a:stretch>
                  </pic:blipFill>
                  <pic:spPr>
                    <a:xfrm>
                      <a:off x="0" y="0"/>
                      <a:ext cx="5603069" cy="6761396"/>
                    </a:xfrm>
                    <a:prstGeom prst="rect">
                      <a:avLst/>
                    </a:prstGeom>
                    <a:ln/>
                  </pic:spPr>
                </pic:pic>
              </a:graphicData>
            </a:graphic>
          </wp:inline>
        </w:drawing>
      </w:r>
    </w:p>
    <w:p w14:paraId="4EC1C234" w14:textId="1B489C45" w:rsidR="00EB66ED" w:rsidRDefault="003E45CA" w:rsidP="46B18DD8">
      <w:pPr>
        <w:jc w:val="both"/>
        <w:rPr>
          <w:i/>
          <w:iCs/>
          <w:sz w:val="20"/>
          <w:szCs w:val="20"/>
        </w:rPr>
      </w:pPr>
      <w:r w:rsidRPr="46B18DD8">
        <w:rPr>
          <w:b/>
          <w:bCs/>
          <w:i/>
          <w:iCs/>
          <w:sz w:val="20"/>
          <w:szCs w:val="20"/>
        </w:rPr>
        <w:t>Figure 7: Incorrect trials were preceded by a disruption in alpha phase modulation.</w:t>
      </w:r>
      <w:r w:rsidRPr="46B18DD8">
        <w:rPr>
          <w:i/>
          <w:iCs/>
          <w:sz w:val="20"/>
          <w:szCs w:val="20"/>
        </w:rPr>
        <w:t xml:space="preserve"> </w:t>
      </w:r>
      <w:r w:rsidRPr="46B18DD8">
        <w:rPr>
          <w:b/>
          <w:bCs/>
          <w:i/>
          <w:iCs/>
          <w:sz w:val="20"/>
          <w:szCs w:val="20"/>
        </w:rPr>
        <w:t>(A</w:t>
      </w:r>
      <w:r w:rsidR="00B73961" w:rsidRPr="46B18DD8">
        <w:rPr>
          <w:b/>
          <w:bCs/>
          <w:i/>
          <w:iCs/>
          <w:sz w:val="20"/>
          <w:szCs w:val="20"/>
        </w:rPr>
        <w:t>)</w:t>
      </w:r>
      <w:r w:rsidRPr="46B18DD8">
        <w:rPr>
          <w:i/>
          <w:iCs/>
          <w:sz w:val="20"/>
          <w:szCs w:val="20"/>
        </w:rPr>
        <w:t xml:space="preserve"> </w:t>
      </w:r>
      <w:r w:rsidR="00B73961" w:rsidRPr="46B18DD8">
        <w:rPr>
          <w:i/>
          <w:iCs/>
          <w:sz w:val="20"/>
          <w:szCs w:val="20"/>
        </w:rPr>
        <w:t>Right:</w:t>
      </w:r>
      <w:r w:rsidRPr="46B18DD8">
        <w:rPr>
          <w:i/>
          <w:iCs/>
          <w:sz w:val="20"/>
          <w:szCs w:val="20"/>
        </w:rPr>
        <w:t xml:space="preserve"> Percentages of neurons which were selectively </w:t>
      </w:r>
      <w:del w:id="1246" w:author="Craig Kelley" w:date="2025-06-23T13:48:00Z">
        <w:r w:rsidRPr="46B18DD8" w:rsidDel="003E45CA">
          <w:rPr>
            <w:i/>
            <w:iCs/>
            <w:sz w:val="20"/>
            <w:szCs w:val="20"/>
          </w:rPr>
          <w:delText>phase modulated</w:delText>
        </w:r>
      </w:del>
      <w:ins w:id="1247" w:author="Craig Kelley" w:date="2025-06-23T13:50:00Z">
        <w:r w:rsidR="57A70B1B" w:rsidRPr="46B18DD8">
          <w:rPr>
            <w:i/>
            <w:iCs/>
            <w:sz w:val="20"/>
            <w:szCs w:val="20"/>
          </w:rPr>
          <w:t>phase modulated</w:t>
        </w:r>
      </w:ins>
      <w:r w:rsidRPr="46B18DD8">
        <w:rPr>
          <w:i/>
          <w:iCs/>
          <w:sz w:val="20"/>
          <w:szCs w:val="20"/>
        </w:rPr>
        <w:t xml:space="preserve"> prior to correct trials, selectively </w:t>
      </w:r>
      <w:del w:id="1248" w:author="Craig Kelley" w:date="2025-06-23T13:48:00Z">
        <w:r w:rsidRPr="46B18DD8" w:rsidDel="003E45CA">
          <w:rPr>
            <w:i/>
            <w:iCs/>
            <w:sz w:val="20"/>
            <w:szCs w:val="20"/>
          </w:rPr>
          <w:delText>phase modulated</w:delText>
        </w:r>
      </w:del>
      <w:ins w:id="1249" w:author="Craig Kelley" w:date="2025-06-23T13:50:00Z">
        <w:r w:rsidR="57A70B1B" w:rsidRPr="46B18DD8">
          <w:rPr>
            <w:i/>
            <w:iCs/>
            <w:sz w:val="20"/>
            <w:szCs w:val="20"/>
          </w:rPr>
          <w:t>phase modulated</w:t>
        </w:r>
      </w:ins>
      <w:r w:rsidRPr="46B18DD8">
        <w:rPr>
          <w:i/>
          <w:iCs/>
          <w:sz w:val="20"/>
          <w:szCs w:val="20"/>
        </w:rPr>
        <w:t xml:space="preserve"> prior to incorrect trials, and </w:t>
      </w:r>
      <w:del w:id="1250" w:author="Craig Kelley" w:date="2025-06-23T13:48:00Z">
        <w:r w:rsidRPr="46B18DD8" w:rsidDel="003E45CA">
          <w:rPr>
            <w:i/>
            <w:iCs/>
            <w:sz w:val="20"/>
            <w:szCs w:val="20"/>
          </w:rPr>
          <w:delText>phase modulated</w:delText>
        </w:r>
      </w:del>
      <w:ins w:id="1251" w:author="Craig Kelley" w:date="2025-06-23T13:50:00Z">
        <w:r w:rsidR="57A70B1B" w:rsidRPr="46B18DD8">
          <w:rPr>
            <w:i/>
            <w:iCs/>
            <w:sz w:val="20"/>
            <w:szCs w:val="20"/>
          </w:rPr>
          <w:t>phase modulated</w:t>
        </w:r>
      </w:ins>
      <w:r w:rsidRPr="46B18DD8">
        <w:rPr>
          <w:i/>
          <w:iCs/>
          <w:sz w:val="20"/>
          <w:szCs w:val="20"/>
        </w:rPr>
        <w:t xml:space="preserve"> regardless of cognitive outcome. </w:t>
      </w:r>
      <w:r w:rsidR="00B73961" w:rsidRPr="46B18DD8">
        <w:rPr>
          <w:i/>
          <w:iCs/>
          <w:sz w:val="20"/>
          <w:szCs w:val="20"/>
        </w:rPr>
        <w:t>L</w:t>
      </w:r>
      <w:r w:rsidRPr="46B18DD8">
        <w:rPr>
          <w:i/>
          <w:iCs/>
          <w:sz w:val="20"/>
          <w:szCs w:val="20"/>
        </w:rPr>
        <w:t>eft</w:t>
      </w:r>
      <w:r w:rsidR="00B73961" w:rsidRPr="46B18DD8">
        <w:rPr>
          <w:i/>
          <w:iCs/>
          <w:sz w:val="20"/>
          <w:szCs w:val="20"/>
        </w:rPr>
        <w:t>:</w:t>
      </w:r>
      <w:r w:rsidRPr="46B18DD8">
        <w:rPr>
          <w:i/>
          <w:iCs/>
          <w:sz w:val="20"/>
          <w:szCs w:val="20"/>
        </w:rPr>
        <w:t xml:space="preserve"> Percentages of neurons which were selectively </w:t>
      </w:r>
      <w:del w:id="1252" w:author="Craig Kelley" w:date="2025-06-23T13:48:00Z">
        <w:r w:rsidRPr="46B18DD8" w:rsidDel="003E45CA">
          <w:rPr>
            <w:i/>
            <w:iCs/>
            <w:sz w:val="20"/>
            <w:szCs w:val="20"/>
          </w:rPr>
          <w:delText>phase modulated</w:delText>
        </w:r>
      </w:del>
      <w:ins w:id="1253" w:author="Craig Kelley" w:date="2025-06-23T13:50:00Z">
        <w:r w:rsidR="57A70B1B" w:rsidRPr="46B18DD8">
          <w:rPr>
            <w:i/>
            <w:iCs/>
            <w:sz w:val="20"/>
            <w:szCs w:val="20"/>
          </w:rPr>
          <w:t>phase modulated</w:t>
        </w:r>
      </w:ins>
      <w:r w:rsidRPr="46B18DD8">
        <w:rPr>
          <w:i/>
          <w:iCs/>
          <w:sz w:val="20"/>
          <w:szCs w:val="20"/>
        </w:rPr>
        <w:t xml:space="preserve"> prior to action trials, selectively </w:t>
      </w:r>
      <w:del w:id="1254" w:author="Craig Kelley" w:date="2025-06-23T13:48:00Z">
        <w:r w:rsidRPr="46B18DD8" w:rsidDel="003E45CA">
          <w:rPr>
            <w:i/>
            <w:iCs/>
            <w:sz w:val="20"/>
            <w:szCs w:val="20"/>
          </w:rPr>
          <w:delText>phase modulated</w:delText>
        </w:r>
      </w:del>
      <w:ins w:id="1255" w:author="Craig Kelley" w:date="2025-06-23T13:50:00Z">
        <w:r w:rsidR="57A70B1B" w:rsidRPr="46B18DD8">
          <w:rPr>
            <w:i/>
            <w:iCs/>
            <w:sz w:val="20"/>
            <w:szCs w:val="20"/>
          </w:rPr>
          <w:t>phase modulated</w:t>
        </w:r>
      </w:ins>
      <w:r w:rsidRPr="46B18DD8">
        <w:rPr>
          <w:i/>
          <w:iCs/>
          <w:sz w:val="20"/>
          <w:szCs w:val="20"/>
        </w:rPr>
        <w:t xml:space="preserve"> prior to inaction trials, and </w:t>
      </w:r>
      <w:del w:id="1256" w:author="Craig Kelley" w:date="2025-06-23T13:48:00Z">
        <w:r w:rsidRPr="46B18DD8" w:rsidDel="003E45CA">
          <w:rPr>
            <w:i/>
            <w:iCs/>
            <w:sz w:val="20"/>
            <w:szCs w:val="20"/>
          </w:rPr>
          <w:delText>phase modulated</w:delText>
        </w:r>
      </w:del>
      <w:ins w:id="1257" w:author="Craig Kelley" w:date="2025-06-23T13:50:00Z">
        <w:r w:rsidR="57A70B1B" w:rsidRPr="46B18DD8">
          <w:rPr>
            <w:i/>
            <w:iCs/>
            <w:sz w:val="20"/>
            <w:szCs w:val="20"/>
          </w:rPr>
          <w:t>phase modulated</w:t>
        </w:r>
      </w:ins>
      <w:r w:rsidRPr="46B18DD8">
        <w:rPr>
          <w:i/>
          <w:iCs/>
          <w:sz w:val="20"/>
          <w:szCs w:val="20"/>
        </w:rPr>
        <w:t xml:space="preserve"> regardless of motor outcome. </w:t>
      </w:r>
      <w:r w:rsidRPr="46B18DD8">
        <w:rPr>
          <w:b/>
          <w:bCs/>
          <w:i/>
          <w:iCs/>
          <w:sz w:val="20"/>
          <w:szCs w:val="20"/>
        </w:rPr>
        <w:t>(B)</w:t>
      </w:r>
      <w:r w:rsidRPr="46B18DD8">
        <w:rPr>
          <w:i/>
          <w:iCs/>
          <w:sz w:val="20"/>
          <w:szCs w:val="20"/>
        </w:rPr>
        <w:t xml:space="preserve"> MI</w:t>
      </w:r>
      <w:r w:rsidR="00B73961" w:rsidRPr="46B18DD8">
        <w:rPr>
          <w:i/>
          <w:iCs/>
          <w:sz w:val="20"/>
          <w:szCs w:val="20"/>
        </w:rPr>
        <w:t xml:space="preserve"> of best fit von Mises distributions</w:t>
      </w:r>
      <w:r w:rsidR="001900F4" w:rsidRPr="46B18DD8">
        <w:rPr>
          <w:i/>
          <w:iCs/>
          <w:sz w:val="20"/>
          <w:szCs w:val="20"/>
        </w:rPr>
        <w:t xml:space="preserve"> for each behavioral outcome</w:t>
      </w:r>
      <w:r w:rsidR="00B73961" w:rsidRPr="46B18DD8">
        <w:rPr>
          <w:i/>
          <w:iCs/>
          <w:sz w:val="20"/>
          <w:szCs w:val="20"/>
        </w:rPr>
        <w:t>.</w:t>
      </w:r>
      <w:r w:rsidRPr="46B18DD8">
        <w:rPr>
          <w:i/>
          <w:iCs/>
          <w:sz w:val="20"/>
          <w:szCs w:val="20"/>
        </w:rPr>
        <w:t xml:space="preserve"> </w:t>
      </w:r>
      <w:r w:rsidRPr="46B18DD8">
        <w:rPr>
          <w:b/>
          <w:bCs/>
          <w:i/>
          <w:iCs/>
          <w:sz w:val="20"/>
          <w:szCs w:val="20"/>
        </w:rPr>
        <w:t>(C)</w:t>
      </w:r>
      <w:r w:rsidRPr="46B18DD8">
        <w:rPr>
          <w:i/>
          <w:iCs/>
          <w:sz w:val="20"/>
          <w:szCs w:val="20"/>
        </w:rPr>
        <w:t xml:space="preserve"> MSE of best fit von Mises distributions</w:t>
      </w:r>
      <w:r w:rsidR="001900F4" w:rsidRPr="46B18DD8">
        <w:rPr>
          <w:i/>
          <w:iCs/>
          <w:sz w:val="20"/>
          <w:szCs w:val="20"/>
        </w:rPr>
        <w:t xml:space="preserve"> for each behavioral outcome</w:t>
      </w:r>
      <w:r w:rsidR="00B73961" w:rsidRPr="46B18DD8">
        <w:rPr>
          <w:i/>
          <w:iCs/>
          <w:sz w:val="20"/>
          <w:szCs w:val="20"/>
        </w:rPr>
        <w:t xml:space="preserve">. </w:t>
      </w:r>
      <w:r w:rsidRPr="46B18DD8">
        <w:rPr>
          <w:b/>
          <w:bCs/>
          <w:i/>
          <w:iCs/>
          <w:sz w:val="20"/>
          <w:szCs w:val="20"/>
        </w:rPr>
        <w:t>(D)</w:t>
      </w:r>
      <w:r w:rsidRPr="46B18DD8">
        <w:rPr>
          <w:i/>
          <w:iCs/>
          <w:sz w:val="20"/>
          <w:szCs w:val="20"/>
        </w:rPr>
        <w:t xml:space="preserve"> </w:t>
      </w:r>
      <w:r w:rsidR="00B73961" w:rsidRPr="46B18DD8">
        <w:rPr>
          <w:i/>
          <w:iCs/>
          <w:sz w:val="20"/>
          <w:szCs w:val="20"/>
        </w:rPr>
        <w:t>P</w:t>
      </w:r>
      <w:r w:rsidRPr="46B18DD8">
        <w:rPr>
          <w:i/>
          <w:iCs/>
          <w:sz w:val="20"/>
          <w:szCs w:val="20"/>
        </w:rPr>
        <w:t xml:space="preserve">referred alpha phase of spiking separated by </w:t>
      </w:r>
      <w:r w:rsidR="001900F4" w:rsidRPr="46B18DD8">
        <w:rPr>
          <w:i/>
          <w:iCs/>
          <w:sz w:val="20"/>
          <w:szCs w:val="20"/>
        </w:rPr>
        <w:t xml:space="preserve">behavioral </w:t>
      </w:r>
      <w:r w:rsidRPr="46B18DD8">
        <w:rPr>
          <w:i/>
          <w:iCs/>
          <w:sz w:val="20"/>
          <w:szCs w:val="20"/>
        </w:rPr>
        <w:t>outcome</w:t>
      </w:r>
      <w:r w:rsidR="001900F4" w:rsidRPr="46B18DD8">
        <w:rPr>
          <w:i/>
          <w:iCs/>
          <w:sz w:val="20"/>
          <w:szCs w:val="20"/>
        </w:rPr>
        <w:t>s</w:t>
      </w:r>
      <w:r w:rsidRPr="46B18DD8">
        <w:rPr>
          <w:i/>
          <w:iCs/>
          <w:sz w:val="20"/>
          <w:szCs w:val="20"/>
        </w:rPr>
        <w:t>.</w:t>
      </w:r>
    </w:p>
    <w:p w14:paraId="7A441F07" w14:textId="77777777" w:rsidR="00EB66ED" w:rsidRDefault="00EB66ED">
      <w:pPr>
        <w:rPr>
          <w:i/>
          <w:sz w:val="20"/>
          <w:szCs w:val="20"/>
        </w:rPr>
      </w:pPr>
    </w:p>
    <w:p w14:paraId="6D9F6468" w14:textId="77777777" w:rsidR="00EB66ED" w:rsidRPr="007F0A5C" w:rsidRDefault="003E45CA">
      <w:pPr>
        <w:rPr>
          <w:b/>
        </w:rPr>
      </w:pPr>
      <w:r w:rsidRPr="007F0A5C">
        <w:rPr>
          <w:b/>
        </w:rPr>
        <w:t>References</w:t>
      </w:r>
    </w:p>
    <w:p w14:paraId="2DF4E8B4" w14:textId="77777777" w:rsidR="00816531" w:rsidRPr="00816531" w:rsidRDefault="00CB0E39" w:rsidP="00816531">
      <w:pPr>
        <w:pStyle w:val="EndNoteBibliography"/>
        <w:ind w:left="720" w:hanging="720"/>
      </w:pPr>
      <w:r w:rsidRPr="007F0A5C">
        <w:fldChar w:fldCharType="begin"/>
      </w:r>
      <w:r w:rsidRPr="007F0A5C">
        <w:instrText xml:space="preserve"> ADDIN EN.REFLIST </w:instrText>
      </w:r>
      <w:r w:rsidRPr="007F0A5C">
        <w:fldChar w:fldCharType="separate"/>
      </w:r>
      <w:r w:rsidR="00816531" w:rsidRPr="00816531">
        <w:t>Adrian ED, Matthews BHC (1934) The Berger rhythm: potential changes from the occipital lobes in man. Brain: A Journal of Neurology 57:355-385.</w:t>
      </w:r>
    </w:p>
    <w:p w14:paraId="1CFDA722" w14:textId="77777777" w:rsidR="00816531" w:rsidRPr="00816531" w:rsidRDefault="00816531" w:rsidP="00816531">
      <w:pPr>
        <w:pStyle w:val="EndNoteBibliography"/>
        <w:ind w:left="720" w:hanging="720"/>
      </w:pPr>
      <w:r w:rsidRPr="00816531">
        <w:t>Agmon A, Connors BW (1992) Correlation between intrinsic firing patterns and thalamocortical synaptic responses of neurons in mouse barrel cortex. J Neurosci 12:319-329.</w:t>
      </w:r>
    </w:p>
    <w:p w14:paraId="6D5BA1F8" w14:textId="77777777" w:rsidR="00816531" w:rsidRPr="00816531" w:rsidRDefault="00816531" w:rsidP="00816531">
      <w:pPr>
        <w:pStyle w:val="EndNoteBibliography"/>
        <w:ind w:left="720" w:hanging="720"/>
      </w:pPr>
      <w:r w:rsidRPr="00816531">
        <w:t>Aruljothi K, Marrero K, Zhang Z, Zareian B, Zagha E (2020) Functional Localization of an Attenuating Filter within Cortex for a Selective Detection Task in Mice. The Journal of Neuroscience 40:5443.</w:t>
      </w:r>
    </w:p>
    <w:p w14:paraId="0B9ED6EF" w14:textId="77777777" w:rsidR="00816531" w:rsidRPr="00816531" w:rsidRDefault="00816531" w:rsidP="00816531">
      <w:pPr>
        <w:pStyle w:val="EndNoteBibliography"/>
        <w:ind w:left="720" w:hanging="720"/>
      </w:pPr>
      <w:r w:rsidRPr="00816531">
        <w:t>Bagherzadeh Y, Baldauf D, Pantazis D, Desimone R (2020) Alpha Synchrony and the Neurofeedback Control of Spatial Attention. Neuron 105:577-587.e575.</w:t>
      </w:r>
    </w:p>
    <w:p w14:paraId="0D4D2C20" w14:textId="77777777" w:rsidR="00816531" w:rsidRPr="00816531" w:rsidRDefault="00816531" w:rsidP="00816531">
      <w:pPr>
        <w:pStyle w:val="EndNoteBibliography"/>
        <w:ind w:left="720" w:hanging="720"/>
      </w:pPr>
      <w:r w:rsidRPr="00816531">
        <w:t>Berger H (1929) Über das Elektrenkephalogramm des Menschen. Archiv für Psychiatrie und Nervenkrankheiten 87:527-570.</w:t>
      </w:r>
    </w:p>
    <w:p w14:paraId="499877C3" w14:textId="77777777" w:rsidR="00816531" w:rsidRPr="00816531" w:rsidRDefault="00816531" w:rsidP="00816531">
      <w:pPr>
        <w:pStyle w:val="EndNoteBibliography"/>
        <w:ind w:left="720" w:hanging="720"/>
      </w:pPr>
      <w:r w:rsidRPr="00816531">
        <w:t>Bollimunta A, Chen Y, Schroeder CE, Ding M (2008) Neuronal mechanisms of cortical alpha oscillations in awake-behaving macaques. J Neurosci 28:9976-9988.</w:t>
      </w:r>
    </w:p>
    <w:p w14:paraId="687FA6F5" w14:textId="77777777" w:rsidR="00816531" w:rsidRPr="00816531" w:rsidRDefault="00816531" w:rsidP="00816531">
      <w:pPr>
        <w:pStyle w:val="EndNoteBibliography"/>
        <w:ind w:left="720" w:hanging="720"/>
      </w:pPr>
      <w:r w:rsidRPr="00816531">
        <w:t>Bollimunta A, Mo J, Schroeder CE, Ding M (2011) Neuronal mechanisms and attentional modulation of corticothalamic α oscillations. J Neurosci 31:4935-4943.</w:t>
      </w:r>
    </w:p>
    <w:p w14:paraId="7C7DE8D1" w14:textId="77777777" w:rsidR="00816531" w:rsidRPr="00816531" w:rsidRDefault="00816531" w:rsidP="00816531">
      <w:pPr>
        <w:pStyle w:val="EndNoteBibliography"/>
        <w:ind w:left="720" w:hanging="720"/>
      </w:pPr>
      <w:r w:rsidRPr="00816531">
        <w:t>Buffalo EA, Fries P, Landman R, Buschman TJ, Desimone R (2011) Laminar differences in gamma and alpha coherence in the ventral stream. Proc Natl Acad Sci U S A 108:11262-11267.</w:t>
      </w:r>
    </w:p>
    <w:p w14:paraId="06DDCC0D" w14:textId="77777777" w:rsidR="00816531" w:rsidRPr="00816531" w:rsidRDefault="00816531" w:rsidP="00816531">
      <w:pPr>
        <w:pStyle w:val="EndNoteBibliography"/>
        <w:ind w:left="720" w:hanging="720"/>
      </w:pPr>
      <w:r w:rsidRPr="00816531">
        <w:t>Buzsáki G, Draguhn A (2004) Neuronal Oscillations in Cortical Networks. Science 304:1926-1929.</w:t>
      </w:r>
    </w:p>
    <w:p w14:paraId="759D9B3F" w14:textId="77777777" w:rsidR="00816531" w:rsidRPr="00816531" w:rsidRDefault="00816531" w:rsidP="00816531">
      <w:pPr>
        <w:pStyle w:val="EndNoteBibliography"/>
        <w:ind w:left="720" w:hanging="720"/>
      </w:pPr>
      <w:r w:rsidRPr="00816531">
        <w:t>Cantio C, Jepsen JR, Madsen GF, Bilenberg N, White SJ (2016) Exploring 'The autisms' at a cognitive level. Autism Res 9:1328-1339.</w:t>
      </w:r>
    </w:p>
    <w:p w14:paraId="5AF988FB" w14:textId="77777777" w:rsidR="00816531" w:rsidRPr="00816531" w:rsidRDefault="00816531" w:rsidP="00816531">
      <w:pPr>
        <w:pStyle w:val="EndNoteBibliography"/>
        <w:ind w:left="720" w:hanging="720"/>
      </w:pPr>
      <w:r w:rsidRPr="00816531">
        <w:t>Carter OL, Burr DC, Pettigrew JD, Wallis GM, Hasler F, Vollenweider FX (2005) Using psilocybin to investigate the relationship between attention, working memory, and the serotonin 1A and 2A receptors. Journal of cognitive neuroscience 17:1497-1508.</w:t>
      </w:r>
    </w:p>
    <w:p w14:paraId="44171D80" w14:textId="77777777" w:rsidR="00816531" w:rsidRPr="00816531" w:rsidRDefault="00816531" w:rsidP="00816531">
      <w:pPr>
        <w:pStyle w:val="EndNoteBibliography"/>
        <w:ind w:left="720" w:hanging="720"/>
      </w:pPr>
      <w:r w:rsidRPr="00816531">
        <w:t>Castro-Alamancos MA, Tawara-Hirata Y (2007) Area-specific resonance of excitatory networks in neocortex: control by outward currents. Epilepsia 48:1572-1584.</w:t>
      </w:r>
    </w:p>
    <w:p w14:paraId="09B05AAD" w14:textId="77777777" w:rsidR="00816531" w:rsidRPr="00816531" w:rsidRDefault="00816531" w:rsidP="00816531">
      <w:pPr>
        <w:pStyle w:val="EndNoteBibliography"/>
        <w:ind w:left="720" w:hanging="720"/>
      </w:pPr>
      <w:r w:rsidRPr="00816531">
        <w:t>Cooper NR, Croft RJ, Dominey SJ, Burgess AP, Gruzelier JH (2003) Paradox lost? Exploring the role of alpha oscillations during externally vs. internally directed attention and the implications for idling and inhibition hypotheses. Int J Psychophysiol 47:65-74.</w:t>
      </w:r>
    </w:p>
    <w:p w14:paraId="7568DD6B" w14:textId="77777777" w:rsidR="00816531" w:rsidRPr="00816531" w:rsidRDefault="00816531" w:rsidP="00816531">
      <w:pPr>
        <w:pStyle w:val="EndNoteBibliography"/>
        <w:ind w:left="720" w:hanging="720"/>
      </w:pPr>
      <w:r w:rsidRPr="00816531">
        <w:t>da Silva FH, van Lierop TH, Schrijer CF, van Leeuwen WS (1973) Essential differences between alpha rhythms and barbiturate spindles: spectra and thalamo-cortical coherences. Electroencephalogr Clin Neurophysiol 35:641-645.</w:t>
      </w:r>
    </w:p>
    <w:p w14:paraId="49C51F9C" w14:textId="77777777" w:rsidR="00816531" w:rsidRPr="00816531" w:rsidRDefault="00816531" w:rsidP="00816531">
      <w:pPr>
        <w:pStyle w:val="EndNoteBibliography"/>
        <w:ind w:left="720" w:hanging="720"/>
      </w:pPr>
      <w:r w:rsidRPr="00816531">
        <w:t>Dahl MJ, Ilg L, Li SC, Passow S, Werkle-Bergner M (2019) Diminished pre-stimulus alpha-lateralization suggests compromised self-initiated attentional control of auditory processing in old age. Neuroimage 197:414-424.</w:t>
      </w:r>
    </w:p>
    <w:p w14:paraId="6F50FC72" w14:textId="77777777" w:rsidR="00816531" w:rsidRPr="00816531" w:rsidRDefault="00816531" w:rsidP="00816531">
      <w:pPr>
        <w:pStyle w:val="EndNoteBibliography"/>
        <w:ind w:left="720" w:hanging="720"/>
      </w:pPr>
      <w:r w:rsidRPr="00816531">
        <w:t>Davis ZW, Dotson NM, Franken TP, Muller L, Reynolds JH (2023) Spike-phase coupling patterns reveal laminar identity in primate cortex. Elife 12.</w:t>
      </w:r>
    </w:p>
    <w:p w14:paraId="3526504B" w14:textId="77777777" w:rsidR="00816531" w:rsidRPr="00816531" w:rsidRDefault="00816531" w:rsidP="00816531">
      <w:pPr>
        <w:pStyle w:val="EndNoteBibliography"/>
        <w:ind w:left="720" w:hanging="720"/>
      </w:pPr>
      <w:r w:rsidRPr="00816531">
        <w:t>Delis I, Dmochowski JP, Sajda P, Wang Q (2018) Correlation of neural activity with behavioral kinematics reveals distinct sensory encoding and evidence accumulation processes during active tactile sensing. NeuroImage 175:12-21.</w:t>
      </w:r>
    </w:p>
    <w:p w14:paraId="2448E89B" w14:textId="77777777" w:rsidR="00816531" w:rsidRPr="00816531" w:rsidRDefault="00816531" w:rsidP="00816531">
      <w:pPr>
        <w:pStyle w:val="EndNoteBibliography"/>
        <w:ind w:left="720" w:hanging="720"/>
      </w:pPr>
      <w:r w:rsidRPr="00816531">
        <w:t>Donoghue T, Haller M, Peterson EJ, Varma P, Sebastian P, Gao R, Noto T, Lara AH, Wallis JD, Knight RT, Shestyuk A, Voytek B (2020) Parameterizing neural power spectra into periodic and aperiodic components. Nature Neuroscience 23:1655-1665.</w:t>
      </w:r>
    </w:p>
    <w:p w14:paraId="42135300" w14:textId="77777777" w:rsidR="00816531" w:rsidRPr="00816531" w:rsidRDefault="00816531" w:rsidP="00816531">
      <w:pPr>
        <w:pStyle w:val="EndNoteBibliography"/>
        <w:ind w:left="720" w:hanging="720"/>
      </w:pPr>
      <w:r w:rsidRPr="00816531">
        <w:t>Dougherty K, Cox MA, Ninomiya T, Leopold DA, Maier A (2017) Ongoing Alpha Activity in V1 Regulates Visually Driven Spiking Responses. Cereb Cortex 27:1113-1124.</w:t>
      </w:r>
    </w:p>
    <w:p w14:paraId="6AE579BD" w14:textId="77777777" w:rsidR="00816531" w:rsidRPr="00816531" w:rsidRDefault="00816531" w:rsidP="00816531">
      <w:pPr>
        <w:pStyle w:val="EndNoteBibliography"/>
        <w:ind w:left="720" w:hanging="720"/>
      </w:pPr>
      <w:r w:rsidRPr="00816531">
        <w:t>Eschenko O, Magri C, Panzeri S, Sara SJ (2012) Noradrenergic neurons of the locus coeruleus are phase locked to cortical up-down states during sleep. Cereb Cortex 22:426-435.</w:t>
      </w:r>
    </w:p>
    <w:p w14:paraId="092784A3" w14:textId="77777777" w:rsidR="00816531" w:rsidRPr="00816531" w:rsidRDefault="00816531" w:rsidP="00816531">
      <w:pPr>
        <w:pStyle w:val="EndNoteBibliography"/>
        <w:ind w:left="720" w:hanging="720"/>
      </w:pPr>
      <w:r w:rsidRPr="00816531">
        <w:t>Fisher NI (1993) Statistical Analysis of Circular Data. Cambridge: Cambridge University Press.</w:t>
      </w:r>
    </w:p>
    <w:p w14:paraId="544BAB8C" w14:textId="77777777" w:rsidR="00816531" w:rsidRPr="00816531" w:rsidRDefault="00816531" w:rsidP="00816531">
      <w:pPr>
        <w:pStyle w:val="EndNoteBibliography"/>
        <w:ind w:left="720" w:hanging="720"/>
      </w:pPr>
      <w:r w:rsidRPr="00816531">
        <w:lastRenderedPageBreak/>
        <w:t>Gage GJ, Stoetzner CR, Wiltschko AB, Berke JD (2010) Selective activation of striatal fast-spiking interneurons during choice execution. Neuron 67:466-479.</w:t>
      </w:r>
    </w:p>
    <w:p w14:paraId="40BB4224" w14:textId="77777777" w:rsidR="00816531" w:rsidRPr="00816531" w:rsidRDefault="00816531" w:rsidP="00816531">
      <w:pPr>
        <w:pStyle w:val="EndNoteBibliography"/>
        <w:ind w:left="720" w:hanging="720"/>
      </w:pPr>
      <w:r w:rsidRPr="00816531">
        <w:t>Golden CT, Chadderton P (2022) Psilocybin reduces low frequency oscillatory power and neuronal phase-locking in the anterior cingulate cortex of awake rodents. Sci Rep 12:12702.</w:t>
      </w:r>
    </w:p>
    <w:p w14:paraId="77DF986F" w14:textId="77777777" w:rsidR="00816531" w:rsidRPr="00816531" w:rsidRDefault="00816531" w:rsidP="00816531">
      <w:pPr>
        <w:pStyle w:val="EndNoteBibliography"/>
        <w:ind w:left="720" w:hanging="720"/>
      </w:pPr>
      <w:r w:rsidRPr="00816531">
        <w:t>Gray CM, Konig P, Engel AK, Singer W (1989) Oscillatory responses in cat visual cortex exhibit inter-columnar synchronization which reflects global stimulus properties. Nature 338:334-337.</w:t>
      </w:r>
    </w:p>
    <w:p w14:paraId="1D634C56" w14:textId="77777777" w:rsidR="00816531" w:rsidRPr="00816531" w:rsidRDefault="00816531" w:rsidP="00816531">
      <w:pPr>
        <w:pStyle w:val="EndNoteBibliography"/>
        <w:ind w:left="720" w:hanging="720"/>
      </w:pPr>
      <w:r w:rsidRPr="00816531">
        <w:t>Haegens S, Nácher V, Luna R, Romo R, Jensen O (2011) α-Oscillations in the monkey sensorimotor network influence discrimination performance by rhythmical inhibition of neuronal spiking. Proc Natl Acad Sci U S A 108:19377-19382.</w:t>
      </w:r>
    </w:p>
    <w:p w14:paraId="56D3029E" w14:textId="77777777" w:rsidR="00816531" w:rsidRPr="00816531" w:rsidRDefault="00816531" w:rsidP="00816531">
      <w:pPr>
        <w:pStyle w:val="EndNoteBibliography"/>
        <w:ind w:left="720" w:hanging="720"/>
      </w:pPr>
      <w:r w:rsidRPr="00816531">
        <w:t>Händel BF, Haarmeier T, Jensen O (2011) Alpha oscillations correlate with the successful inhibition of unattended stimuli. Journal of cognitive neuroscience 23:2494-2502.</w:t>
      </w:r>
    </w:p>
    <w:p w14:paraId="296724DE" w14:textId="77777777" w:rsidR="00816531" w:rsidRPr="00816531" w:rsidRDefault="00816531" w:rsidP="00816531">
      <w:pPr>
        <w:pStyle w:val="EndNoteBibliography"/>
        <w:ind w:left="720" w:hanging="720"/>
      </w:pPr>
      <w:r w:rsidRPr="00816531">
        <w:t>Hô N, Destexhe A (2000) Synaptic background activity enhances the responsiveness of neocortical pyramidal neurons. J Neurophysiol 84:1488-1496.</w:t>
      </w:r>
    </w:p>
    <w:p w14:paraId="75C1437F" w14:textId="77777777" w:rsidR="00816531" w:rsidRPr="00816531" w:rsidRDefault="00816531" w:rsidP="00816531">
      <w:pPr>
        <w:pStyle w:val="EndNoteBibliography"/>
        <w:ind w:left="720" w:hanging="720"/>
      </w:pPr>
      <w:r w:rsidRPr="00816531">
        <w:t>Hocker DL, Brody CD, Savin C, Constantinople CM (2021) Subpopulations of neurons in lOFC encode previous and current rewards at time of choice. eLife 10:e70129.</w:t>
      </w:r>
    </w:p>
    <w:p w14:paraId="57243E26" w14:textId="77777777" w:rsidR="00816531" w:rsidRPr="00816531" w:rsidRDefault="00816531" w:rsidP="00816531">
      <w:pPr>
        <w:pStyle w:val="EndNoteBibliography"/>
        <w:ind w:left="720" w:hanging="720"/>
      </w:pPr>
      <w:r w:rsidRPr="00816531">
        <w:t>Jensen O, Mazaheri A (2010) Shaping functional architecture by oscillatory alpha activity: gating by inhibition. Front Hum Neurosci 4:186.</w:t>
      </w:r>
    </w:p>
    <w:p w14:paraId="08F5FD19" w14:textId="77777777" w:rsidR="00816531" w:rsidRPr="00816531" w:rsidRDefault="00816531" w:rsidP="00816531">
      <w:pPr>
        <w:pStyle w:val="EndNoteBibliography"/>
        <w:ind w:left="720" w:hanging="720"/>
      </w:pPr>
      <w:r w:rsidRPr="00816531">
        <w:t>Jones SR, Pinto DJ, Kaper TJ, Kopell N (2000) Alpha-frequency rhythms desynchronize over long cortical distances: a modeling study. J Comput Neurosci 9:271-291.</w:t>
      </w:r>
    </w:p>
    <w:p w14:paraId="45C68577" w14:textId="77777777" w:rsidR="00816531" w:rsidRPr="00816531" w:rsidRDefault="00816531" w:rsidP="00816531">
      <w:pPr>
        <w:pStyle w:val="EndNoteBibliography"/>
        <w:ind w:left="720" w:hanging="720"/>
      </w:pPr>
      <w:r w:rsidRPr="00816531">
        <w:t>Jung YJ, Sun SH, Almasi A, Yunzab M, Meffin H, Ibbotson MR (2023) Characterization of extracellular spike waveforms recorded in wallaby primary visual cortex. Front Neurosci 17:1244952.</w:t>
      </w:r>
    </w:p>
    <w:p w14:paraId="186C56A2" w14:textId="77777777" w:rsidR="00816531" w:rsidRPr="00816531" w:rsidRDefault="00816531" w:rsidP="00816531">
      <w:pPr>
        <w:pStyle w:val="EndNoteBibliography"/>
        <w:ind w:left="720" w:hanging="720"/>
      </w:pPr>
      <w:r w:rsidRPr="00816531">
        <w:t>Klimesch W, Sauseng P, Hanslmayr S (2007) EEG alpha oscillations: the inhibition-timing hypothesis. Brain Res Rev 53:63-88.</w:t>
      </w:r>
    </w:p>
    <w:p w14:paraId="26C55B08" w14:textId="77777777" w:rsidR="00816531" w:rsidRPr="00816531" w:rsidRDefault="00816531" w:rsidP="00816531">
      <w:pPr>
        <w:pStyle w:val="EndNoteBibliography"/>
        <w:ind w:left="720" w:hanging="720"/>
      </w:pPr>
      <w:r w:rsidRPr="00816531">
        <w:t>Lakatos P, Shah AS, Knuth KH, Ulbert I, Karmos G, Schroeder CE (2005) An oscillatory hierarchy controlling neuronal excitability and stimulus processing in the auditory cortex. J Neurophysiol 94:1904-1911.</w:t>
      </w:r>
    </w:p>
    <w:p w14:paraId="0AE25198" w14:textId="77777777" w:rsidR="00816531" w:rsidRPr="00816531" w:rsidRDefault="00816531" w:rsidP="00816531">
      <w:pPr>
        <w:pStyle w:val="EndNoteBibliography"/>
        <w:ind w:left="720" w:hanging="720"/>
      </w:pPr>
      <w:r w:rsidRPr="00816531">
        <w:t>Lazaro MT et al. (2019) Reduced Prefrontal Synaptic Connectivity and Disturbed Oscillatory Population Dynamics in the CNTNAP2 Model of Autism. Cell reports 27:2567-2578.e2566.</w:t>
      </w:r>
    </w:p>
    <w:p w14:paraId="6E7B0232" w14:textId="77777777" w:rsidR="00816531" w:rsidRPr="00816531" w:rsidRDefault="00816531" w:rsidP="00816531">
      <w:pPr>
        <w:pStyle w:val="EndNoteBibliography"/>
        <w:ind w:left="720" w:hanging="720"/>
      </w:pPr>
      <w:r w:rsidRPr="00816531">
        <w:t>Lehtelä L, Salmelin R, Hari R (1997) Evidence for reactive magnetic 10-Hz rhythm in the human auditory cortex. Neurosci Lett 222:111-114.</w:t>
      </w:r>
    </w:p>
    <w:p w14:paraId="645EF26E" w14:textId="77777777" w:rsidR="00816531" w:rsidRPr="00816531" w:rsidRDefault="00816531" w:rsidP="00816531">
      <w:pPr>
        <w:pStyle w:val="EndNoteBibliography"/>
        <w:ind w:left="720" w:hanging="720"/>
      </w:pPr>
      <w:r w:rsidRPr="00816531">
        <w:t>Liu YA, Nong Y, Feng J, Li G, Sajda P, Li Y, Wang Q (2024) Phase synchrony between prefrontal noradrenergic and cholinergic signals indexes inhibitory control. bioRxiv.</w:t>
      </w:r>
    </w:p>
    <w:p w14:paraId="0AA9E03B" w14:textId="77777777" w:rsidR="00816531" w:rsidRPr="00816531" w:rsidRDefault="00816531" w:rsidP="00816531">
      <w:pPr>
        <w:pStyle w:val="EndNoteBibliography"/>
        <w:ind w:left="720" w:hanging="720"/>
      </w:pPr>
      <w:r w:rsidRPr="00816531">
        <w:t>Lopez-Pigozzi D, Laurent F, Brotons-Mas JR, Valderrama M, Valero M, Fernandez-Lamo I, Cid E, Gomez-Dominguez D, Gal B, Menendez de la Prida L (2016) Altered Oscillatory Dynamics of CA1 Parvalbumin Basket Cells during Theta-Gamma Rhythmopathies of Temporal Lobe Epilepsy. eNeuro 3.</w:t>
      </w:r>
    </w:p>
    <w:p w14:paraId="0FD22C37" w14:textId="77777777" w:rsidR="00816531" w:rsidRPr="00816531" w:rsidRDefault="00816531" w:rsidP="00816531">
      <w:pPr>
        <w:pStyle w:val="EndNoteBibliography"/>
        <w:ind w:left="720" w:hanging="720"/>
      </w:pPr>
      <w:r w:rsidRPr="00816531">
        <w:t>Lou B, Li Y, Philiastides MG, Sajda P (2014) Prestimulus alpha power predicts fidelity of sensory encoding in perceptual decision making. Neuroimage 87:242-251.</w:t>
      </w:r>
    </w:p>
    <w:p w14:paraId="11289D95" w14:textId="77777777" w:rsidR="00816531" w:rsidRPr="00816531" w:rsidRDefault="00816531" w:rsidP="00816531">
      <w:pPr>
        <w:pStyle w:val="EndNoteBibliography"/>
        <w:ind w:left="720" w:hanging="720"/>
      </w:pPr>
      <w:r w:rsidRPr="00816531">
        <w:t>Lukatch HS, MacIver MB (1997) Physiology, pharmacology, and topography of cholinergic neocortical oscillations in vitro. J Neurophysiol 77:2427-2445.</w:t>
      </w:r>
    </w:p>
    <w:p w14:paraId="62C154A4" w14:textId="77777777" w:rsidR="00816531" w:rsidRPr="00816531" w:rsidRDefault="00816531" w:rsidP="00816531">
      <w:pPr>
        <w:pStyle w:val="EndNoteBibliography"/>
        <w:ind w:left="720" w:hanging="720"/>
      </w:pPr>
      <w:r w:rsidRPr="00816531">
        <w:t>Marrero K, Aruljothi K, Zareian B, Gao C, Zhang Z, Zagha E (2022) Global, Low-Amplitude Cortical State Predicts Response Outcomes in a Selective Detection Task in Mice. Cereb Cortex 32:2037-2053.</w:t>
      </w:r>
    </w:p>
    <w:p w14:paraId="7554BF2B" w14:textId="77777777" w:rsidR="00816531" w:rsidRPr="00816531" w:rsidRDefault="00816531" w:rsidP="00816531">
      <w:pPr>
        <w:pStyle w:val="EndNoteBibliography"/>
        <w:ind w:left="720" w:hanging="720"/>
      </w:pPr>
      <w:r w:rsidRPr="00816531">
        <w:t>Mathewson KE, Lleras A, Beck DM, Fabiani M, Ro T, Gratton G (2011) Pulsed out of awareness: EEG alpha oscillations represent a pulsed-inhibition of ongoing cortical processing. Front Psychol 2:99.</w:t>
      </w:r>
    </w:p>
    <w:p w14:paraId="01A72169" w14:textId="77777777" w:rsidR="00816531" w:rsidRPr="00816531" w:rsidRDefault="00816531" w:rsidP="00816531">
      <w:pPr>
        <w:pStyle w:val="EndNoteBibliography"/>
        <w:ind w:left="720" w:hanging="720"/>
      </w:pPr>
      <w:r w:rsidRPr="00816531">
        <w:lastRenderedPageBreak/>
        <w:t>Mazaheri A, Jensen O (2010) Rhythmic pulsing: linking ongoing brain activity with evoked responses. Front Hum Neurosci 4:177.</w:t>
      </w:r>
    </w:p>
    <w:p w14:paraId="78F69F0C" w14:textId="77777777" w:rsidR="00816531" w:rsidRPr="00816531" w:rsidRDefault="00816531" w:rsidP="00816531">
      <w:pPr>
        <w:pStyle w:val="EndNoteBibliography"/>
        <w:ind w:left="720" w:hanging="720"/>
      </w:pPr>
      <w:r w:rsidRPr="00816531">
        <w:t>Mitra P, Bokil H (2007) Observed Brain Dynamics. In: Oxford University Press.</w:t>
      </w:r>
    </w:p>
    <w:p w14:paraId="3B3E4B91" w14:textId="77777777" w:rsidR="00816531" w:rsidRPr="00816531" w:rsidRDefault="00816531" w:rsidP="00816531">
      <w:pPr>
        <w:pStyle w:val="EndNoteBibliography"/>
        <w:ind w:left="720" w:hanging="720"/>
      </w:pPr>
      <w:r w:rsidRPr="00816531">
        <w:t>Muskens JB, Velders FP, Staal WG (2017) Medical comorbidities in children and adolescents with autism spectrum disorders and attention deficit hyperactivity disorders: a systematic review. Eur Child Adolesc Psychiatry 26:1093-1103.</w:t>
      </w:r>
    </w:p>
    <w:p w14:paraId="09027552" w14:textId="77777777" w:rsidR="00816531" w:rsidRPr="00816531" w:rsidRDefault="00816531" w:rsidP="00816531">
      <w:pPr>
        <w:pStyle w:val="EndNoteBibliography"/>
        <w:ind w:left="720" w:hanging="720"/>
      </w:pPr>
      <w:r w:rsidRPr="00816531">
        <w:t>Ojha P (2024) Berger and the Breakthrough: A Centennial Celebration of the Human Electroencephalogram. Neurodiagn J 64:69-74.</w:t>
      </w:r>
    </w:p>
    <w:p w14:paraId="75E80849" w14:textId="77777777" w:rsidR="00816531" w:rsidRPr="00816531" w:rsidRDefault="00816531" w:rsidP="00816531">
      <w:pPr>
        <w:pStyle w:val="EndNoteBibliography"/>
        <w:ind w:left="720" w:hanging="720"/>
      </w:pPr>
      <w:r w:rsidRPr="00816531">
        <w:t>Ollerenshaw Douglas R, Zheng He JV, Millard Daniel C, Wang Q, Stanley Garrett B (2014) The adaptive trade-off between detection and discrimination in cortical representations and behavior. Neuron 81:1152-1164.</w:t>
      </w:r>
    </w:p>
    <w:p w14:paraId="579CD975" w14:textId="77777777" w:rsidR="00816531" w:rsidRPr="00816531" w:rsidRDefault="00816531" w:rsidP="00816531">
      <w:pPr>
        <w:pStyle w:val="EndNoteBibliography"/>
        <w:ind w:left="720" w:hanging="720"/>
      </w:pPr>
      <w:r w:rsidRPr="00816531">
        <w:t>Pachitariu M, Sridhar S, Pennington J, Stringer C (2024) Spike sorting with Kilosort4. Nature methods 21:914-921.</w:t>
      </w:r>
    </w:p>
    <w:p w14:paraId="743EE5D2" w14:textId="77777777" w:rsidR="00816531" w:rsidRPr="00816531" w:rsidRDefault="00816531" w:rsidP="00816531">
      <w:pPr>
        <w:pStyle w:val="EndNoteBibliography"/>
        <w:ind w:left="720" w:hanging="720"/>
      </w:pPr>
      <w:r w:rsidRPr="00816531">
        <w:t>Palva S, Palva JM (2007) New vistas for alpha-frequency band oscillations. Trends Neurosci 30:150-158.</w:t>
      </w:r>
    </w:p>
    <w:p w14:paraId="27AEEA16" w14:textId="77777777" w:rsidR="00816531" w:rsidRPr="00816531" w:rsidRDefault="00816531" w:rsidP="00816531">
      <w:pPr>
        <w:pStyle w:val="EndNoteBibliography"/>
        <w:ind w:left="720" w:hanging="720"/>
      </w:pPr>
      <w:r w:rsidRPr="00816531">
        <w:t>Riedemann T (2019) Diversity and Function of Somatostatin-Expressing Interneurons in the Cerebral Cortex. Int J Mol Sci 20.</w:t>
      </w:r>
    </w:p>
    <w:p w14:paraId="556C98D2" w14:textId="77777777" w:rsidR="00816531" w:rsidRPr="00816531" w:rsidRDefault="00816531" w:rsidP="00816531">
      <w:pPr>
        <w:pStyle w:val="EndNoteBibliography"/>
        <w:ind w:left="720" w:hanging="720"/>
      </w:pPr>
      <w:r w:rsidRPr="00816531">
        <w:t>Rodenkirch C, Liu Y, Schriver BJ, Wang Q (2019) Locus coeruleus activation enhances thalamic feature selectivity via norepinephrine regulation of intrathalamic circuit dynamics. Nature Neuroscience 22:120-133.</w:t>
      </w:r>
    </w:p>
    <w:p w14:paraId="37A46533" w14:textId="77777777" w:rsidR="00816531" w:rsidRPr="00816531" w:rsidRDefault="00816531" w:rsidP="00816531">
      <w:pPr>
        <w:pStyle w:val="EndNoteBibliography"/>
        <w:ind w:left="720" w:hanging="720"/>
      </w:pPr>
      <w:r w:rsidRPr="00816531">
        <w:t>Rosenkranz JA, Grace AA (1999) Modulation of basolateral amygdala neuronal firing and afferent drive by dopamine receptor activation in vivo. J Neurosci 19:11027-11039.</w:t>
      </w:r>
    </w:p>
    <w:p w14:paraId="360A8442" w14:textId="77777777" w:rsidR="00816531" w:rsidRPr="00816531" w:rsidRDefault="00816531" w:rsidP="00816531">
      <w:pPr>
        <w:pStyle w:val="EndNoteBibliography"/>
        <w:ind w:left="720" w:hanging="720"/>
      </w:pPr>
      <w:r w:rsidRPr="00816531">
        <w:t>Schneider D, Göddertz A, Haase H, Hickey C, Wascher E (2019) Hemispheric asymmetries in EEG alpha oscillations indicate active inhibition during attentional orienting within working memory. Behav Brain Res 359:38-46.</w:t>
      </w:r>
    </w:p>
    <w:p w14:paraId="65553CCF" w14:textId="77777777" w:rsidR="00816531" w:rsidRPr="00816531" w:rsidRDefault="00816531" w:rsidP="00816531">
      <w:pPr>
        <w:pStyle w:val="EndNoteBibliography"/>
        <w:ind w:left="720" w:hanging="720"/>
      </w:pPr>
      <w:r w:rsidRPr="00816531">
        <w:t>Sigurdsson T, Stark KL, Karayiorgou M, Gogos JA, Gordon JA (2010) Impaired hippocampal-prefrontal synchrony in a genetic mouse model of schizophrenia. Nature 464:763-767.</w:t>
      </w:r>
    </w:p>
    <w:p w14:paraId="1A76F3CE" w14:textId="77777777" w:rsidR="00816531" w:rsidRPr="00816531" w:rsidRDefault="00816531" w:rsidP="00816531">
      <w:pPr>
        <w:pStyle w:val="EndNoteBibliography"/>
        <w:ind w:left="720" w:hanging="720"/>
      </w:pPr>
      <w:r w:rsidRPr="00816531">
        <w:t>Someck S, Levi A, Sloin HE, Spivak L, Gattegno R, Stark E (2023) Positive and biphasic extracellular waveforms correspond to return currents and axonal spikes. Commun Biol 6:950.</w:t>
      </w:r>
    </w:p>
    <w:p w14:paraId="5BFC4ED7" w14:textId="77777777" w:rsidR="00816531" w:rsidRPr="00816531" w:rsidRDefault="00816531" w:rsidP="00816531">
      <w:pPr>
        <w:pStyle w:val="EndNoteBibliography"/>
        <w:ind w:left="720" w:hanging="720"/>
      </w:pPr>
      <w:r w:rsidRPr="00816531">
        <w:t>Stanislaw H, Todorov N (1999) Calculation of signal detection theory measures. Behavior Research Methods, Instruments, &amp; Computers 31:137-149.</w:t>
      </w:r>
    </w:p>
    <w:p w14:paraId="644FFF01" w14:textId="77777777" w:rsidR="00816531" w:rsidRPr="00816531" w:rsidRDefault="00816531" w:rsidP="00816531">
      <w:pPr>
        <w:pStyle w:val="EndNoteBibliography"/>
        <w:ind w:left="720" w:hanging="720"/>
      </w:pPr>
      <w:r w:rsidRPr="00816531">
        <w:t>Steriade M, Gloor P, Llinás RR, Lopes de Silva FH, Mesulam MM (1990) Report of IFCN Committee on Basic Mechanisms. Basic mechanisms of cerebral rhythmic activities. Electroencephalogr Clin Neurophysiol 76:481-508.</w:t>
      </w:r>
    </w:p>
    <w:p w14:paraId="6AD846CB" w14:textId="77777777" w:rsidR="00816531" w:rsidRPr="00816531" w:rsidRDefault="00816531" w:rsidP="00816531">
      <w:pPr>
        <w:pStyle w:val="EndNoteBibliography"/>
        <w:ind w:left="720" w:hanging="720"/>
      </w:pPr>
      <w:r w:rsidRPr="00816531">
        <w:t>Tort AB, Komorowski R, Eichenbaum H, Kopell N (2010) Measuring phase-amplitude coupling between neuronal oscillations of different frequencies. J Neurophysiol 104:1195-1210.</w:t>
      </w:r>
    </w:p>
    <w:p w14:paraId="28A1EA48" w14:textId="77777777" w:rsidR="00816531" w:rsidRPr="00816531" w:rsidRDefault="00816531" w:rsidP="00816531">
      <w:pPr>
        <w:pStyle w:val="EndNoteBibliography"/>
        <w:ind w:left="720" w:hanging="720"/>
      </w:pPr>
      <w:r w:rsidRPr="00816531">
        <w:t>van Kerkoerle T, Self MW, Dagnino B, Gariel-Mathis MA, Poort J, van der Togt C, Roelfsema PR (2014) Alpha and gamma oscillations characterize feedback and feedforward processing in monkey visual cortex. Proc Natl Acad Sci U S A 111:14332-14341.</w:t>
      </w:r>
    </w:p>
    <w:p w14:paraId="79545688" w14:textId="77777777" w:rsidR="00816531" w:rsidRPr="00816531" w:rsidRDefault="00816531" w:rsidP="00816531">
      <w:pPr>
        <w:pStyle w:val="EndNoteBibliography"/>
        <w:ind w:left="720" w:hanging="720"/>
      </w:pPr>
      <w:r w:rsidRPr="00816531">
        <w:t>VanRullen R, Koch C (2003) Is perception discrete or continuous? Trends Cogn Sci 7:207-213.</w:t>
      </w:r>
    </w:p>
    <w:p w14:paraId="60BF2B5B" w14:textId="77777777" w:rsidR="00816531" w:rsidRPr="00816531" w:rsidRDefault="00816531" w:rsidP="00816531">
      <w:pPr>
        <w:pStyle w:val="EndNoteBibliography"/>
        <w:ind w:left="720" w:hanging="720"/>
      </w:pPr>
      <w:r w:rsidRPr="00816531">
        <w:t>Wang Q, Webber R, Stanley GB (2010) Thalamic Synchrony and the Adaptive Gating of Information Flow to Cortex. Nature Neuroscience 13:1534-1541.</w:t>
      </w:r>
    </w:p>
    <w:p w14:paraId="15551B72" w14:textId="77777777" w:rsidR="00816531" w:rsidRPr="00816531" w:rsidRDefault="00816531" w:rsidP="00816531">
      <w:pPr>
        <w:pStyle w:val="EndNoteBibliography"/>
        <w:ind w:left="720" w:hanging="720"/>
      </w:pPr>
      <w:r w:rsidRPr="00816531">
        <w:t>Weiss E, Kann M, Wang Q (2023) Neuromodulation of Neural Oscillations in Health and Disease. Biology 12.</w:t>
      </w:r>
    </w:p>
    <w:p w14:paraId="62CF070C" w14:textId="77777777" w:rsidR="00816531" w:rsidRPr="00816531" w:rsidRDefault="00816531" w:rsidP="00816531">
      <w:pPr>
        <w:pStyle w:val="EndNoteBibliography"/>
        <w:ind w:left="720" w:hanging="720"/>
      </w:pPr>
      <w:r w:rsidRPr="00816531">
        <w:t>Wick ZC, Philipsberg PA, Lamsifer SI, Kohler C, Katanov E, Feng Y, Humphrey C, Shuman T (2023) Manipulating single-unit theta phase-locking with PhaSER: An open-source tool for real-time phase estimation and manipulation. bioRxiv.</w:t>
      </w:r>
    </w:p>
    <w:p w14:paraId="75898B89" w14:textId="77777777" w:rsidR="00816531" w:rsidRPr="00816531" w:rsidRDefault="00816531" w:rsidP="00816531">
      <w:pPr>
        <w:pStyle w:val="EndNoteBibliography"/>
        <w:ind w:left="720" w:hanging="720"/>
      </w:pPr>
      <w:r w:rsidRPr="00816531">
        <w:t>Wildegger T, van Ede F, Woolrich M, Gillebert CR, Nobre AC (2017) Preparatory α-band oscillations reflect spatial gating independently of predictions regarding target identity. J Neurophysiol 117:1385-1394.</w:t>
      </w:r>
    </w:p>
    <w:p w14:paraId="3F32D73D" w14:textId="77777777" w:rsidR="00816531" w:rsidRPr="00816531" w:rsidRDefault="00816531" w:rsidP="00816531">
      <w:pPr>
        <w:pStyle w:val="EndNoteBibliography"/>
        <w:ind w:left="720" w:hanging="720"/>
      </w:pPr>
      <w:r w:rsidRPr="00816531">
        <w:lastRenderedPageBreak/>
        <w:t>Worden MS, Foxe JJ, Wang N, Simpson GV (2000) Anticipatory biasing of visuospatial attention indexed by retinotopically specific alpha-band electroencephalography increases over occipital cortex. J Neurosci 20:Rc63.</w:t>
      </w:r>
    </w:p>
    <w:p w14:paraId="46EDE077" w14:textId="77777777" w:rsidR="00816531" w:rsidRPr="00816531" w:rsidRDefault="00816531" w:rsidP="00816531">
      <w:pPr>
        <w:pStyle w:val="EndNoteBibliography"/>
        <w:ind w:left="720" w:hanging="720"/>
      </w:pPr>
      <w:r w:rsidRPr="00816531">
        <w:t>Xu X, Roby KD, Callaway EM (2010) Immunochemical characterization of inhibitory mouse cortical neurons: three chemically distinct classes of inhibitory cells. J Comp Neurol 518:389-404.</w:t>
      </w:r>
    </w:p>
    <w:p w14:paraId="0E98196A" w14:textId="77777777" w:rsidR="00816531" w:rsidRPr="00816531" w:rsidRDefault="00816531" w:rsidP="00816531">
      <w:pPr>
        <w:pStyle w:val="EndNoteBibliography"/>
        <w:ind w:left="720" w:hanging="720"/>
      </w:pPr>
      <w:r w:rsidRPr="00816531">
        <w:t>Yamada H, Inokawa H, Hori Y, Pan X, Matsuzaki R, Nakamura K, Samejima K, Shidara M, Kimura M, Sakagami M, Minamimoto T (2016) Characteristics of fast-spiking neurons in the striatum of behaving monkeys. Neurosci Res 105:2-18.</w:t>
      </w:r>
    </w:p>
    <w:p w14:paraId="40B810C1" w14:textId="77777777" w:rsidR="00816531" w:rsidRPr="00816531" w:rsidRDefault="00816531" w:rsidP="00816531">
      <w:pPr>
        <w:pStyle w:val="EndNoteBibliography"/>
        <w:ind w:left="720" w:hanging="720"/>
      </w:pPr>
      <w:r w:rsidRPr="00816531">
        <w:t>Zareian B, Zhang Z, Zagha E (2021) Cortical Localization of the Sensory-Motor Transformation in a Whisker Detection Task in Mice. eNeuro 8.</w:t>
      </w:r>
    </w:p>
    <w:p w14:paraId="52FE8BA5" w14:textId="77777777" w:rsidR="00816531" w:rsidRPr="00816531" w:rsidRDefault="00816531" w:rsidP="00816531">
      <w:pPr>
        <w:pStyle w:val="EndNoteBibliography"/>
        <w:ind w:left="720" w:hanging="720"/>
      </w:pPr>
      <w:r w:rsidRPr="00816531">
        <w:t>Zareian B, Lam A, Zagha E (2023) Dorsolateral Striatum is a Bottleneck for Responding to Task-Relevant Stimuli in a Learned Whisker Detection Task in Mice. J Neurosci 43:2126-2139.</w:t>
      </w:r>
    </w:p>
    <w:p w14:paraId="55FB4551" w14:textId="77777777" w:rsidR="00816531" w:rsidRPr="00816531" w:rsidRDefault="00816531" w:rsidP="00816531">
      <w:pPr>
        <w:pStyle w:val="EndNoteBibliography"/>
        <w:ind w:left="720" w:hanging="720"/>
      </w:pPr>
      <w:r w:rsidRPr="00816531">
        <w:t>Zheng HJV, Wang Q, Stanley GB (2015) Adaptive shaping of cortical response selectivity in the vibrissa pathway. Journal of Neurophysiology 113:3850-3865.</w:t>
      </w:r>
    </w:p>
    <w:p w14:paraId="36E45E5C" w14:textId="5905FE57" w:rsidR="00EB66ED" w:rsidRDefault="00CB0E39">
      <w:pPr>
        <w:widowControl w:val="0"/>
        <w:pBdr>
          <w:top w:val="nil"/>
          <w:left w:val="nil"/>
          <w:bottom w:val="nil"/>
          <w:right w:val="nil"/>
          <w:between w:val="nil"/>
        </w:pBdr>
        <w:spacing w:after="220" w:line="240" w:lineRule="auto"/>
        <w:ind w:left="440" w:hanging="440"/>
      </w:pPr>
      <w:r w:rsidRPr="007F0A5C">
        <w:fldChar w:fldCharType="end"/>
      </w:r>
    </w:p>
    <w:sectPr w:rsidR="00EB66ED">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78" w:author="Craig Kelley" w:date="2025-06-04T11:23:00Z" w:initials="CK">
    <w:p w14:paraId="26F65F51" w14:textId="2F2EE990" w:rsidR="00C05110" w:rsidRDefault="008C576E">
      <w:pPr>
        <w:pStyle w:val="CommentText"/>
      </w:pPr>
      <w:r>
        <w:rPr>
          <w:rStyle w:val="CommentReference"/>
        </w:rPr>
        <w:annotationRef/>
      </w:r>
      <w:r w:rsidRPr="67ACFA02">
        <w:t>moved to match figure numbering</w:t>
      </w:r>
    </w:p>
  </w:comment>
  <w:comment w:id="315" w:author="Craig Kelley" w:date="2025-06-04T12:55:00Z" w:initials="CK">
    <w:p w14:paraId="790E227A" w14:textId="67154317" w:rsidR="00C05110" w:rsidRDefault="008C576E">
      <w:pPr>
        <w:pStyle w:val="CommentText"/>
      </w:pPr>
      <w:r>
        <w:rPr>
          <w:rStyle w:val="CommentReference"/>
        </w:rPr>
        <w:annotationRef/>
      </w:r>
      <w:r w:rsidRPr="09396858">
        <w:t>rewrite</w:t>
      </w:r>
    </w:p>
  </w:comment>
  <w:comment w:id="540" w:author="Craig Kelley" w:date="2025-06-04T13:13:00Z" w:initials="CK">
    <w:p w14:paraId="1F0E5F40" w14:textId="356BE96F" w:rsidR="00C05110" w:rsidRDefault="008C576E">
      <w:pPr>
        <w:pStyle w:val="CommentText"/>
      </w:pPr>
      <w:r>
        <w:rPr>
          <w:rStyle w:val="CommentReference"/>
        </w:rPr>
        <w:annotationRef/>
      </w:r>
      <w:r w:rsidRPr="3A07DDD3">
        <w:t>rewrite</w:t>
      </w:r>
    </w:p>
  </w:comment>
  <w:comment w:id="816" w:author="Craig Kelley" w:date="2025-06-04T13:32:00Z" w:initials="CK">
    <w:p w14:paraId="76C5467A" w14:textId="36CB7653" w:rsidR="00C05110" w:rsidRDefault="008C576E">
      <w:pPr>
        <w:pStyle w:val="CommentText"/>
      </w:pPr>
      <w:r>
        <w:rPr>
          <w:rStyle w:val="CommentReference"/>
        </w:rPr>
        <w:annotationRef/>
      </w:r>
      <w:r w:rsidRPr="333E4046">
        <w:t>rewrite, revisit, incorporate supp fig</w:t>
      </w:r>
    </w:p>
  </w:comment>
  <w:comment w:id="1068" w:author="Craig Kelley" w:date="2025-06-04T13:54:00Z" w:initials="CK">
    <w:p w14:paraId="486FCE00" w14:textId="0B707193" w:rsidR="00C05110" w:rsidRDefault="008C576E">
      <w:pPr>
        <w:pStyle w:val="CommentText"/>
      </w:pPr>
      <w:r>
        <w:rPr>
          <w:rStyle w:val="CommentReference"/>
        </w:rPr>
        <w:annotationRef/>
      </w:r>
      <w:r w:rsidRPr="6BBCE8BC">
        <w:t xml:space="preserve">replace with paragraph on </w:t>
      </w:r>
      <w:proofErr w:type="spellStart"/>
      <w:r w:rsidRPr="6BBCE8BC">
        <w:t>boostrap</w:t>
      </w:r>
      <w:proofErr w:type="spellEnd"/>
      <w:r w:rsidRPr="6BBCE8BC">
        <w:t xml:space="preserve"> method</w:t>
      </w:r>
    </w:p>
  </w:comment>
  <w:comment w:id="1121" w:author="Craig Kelley" w:date="2025-06-23T10:28:00Z" w:initials="CK">
    <w:p w14:paraId="3D7FFE7A" w14:textId="1D1CE5FE" w:rsidR="00C05110" w:rsidRDefault="008C576E">
      <w:pPr>
        <w:pStyle w:val="CommentText"/>
      </w:pPr>
      <w:r>
        <w:rPr>
          <w:rStyle w:val="CommentReference"/>
        </w:rPr>
        <w:annotationRef/>
      </w:r>
      <w:r w:rsidRPr="745E667F">
        <w:t xml:space="preserve">Please add </w:t>
      </w:r>
      <w:hyperlink r:id="rId1">
        <w:r w:rsidRPr="4113780E">
          <w:rPr>
            <w:rStyle w:val="Hyperlink"/>
          </w:rPr>
          <w:t>https://pubmed.ncbi.nlm.nih.gov/31327663/</w:t>
        </w:r>
      </w:hyperlink>
      <w:r w:rsidRPr="6105B6E5">
        <w:t xml:space="preserve"> to references</w:t>
      </w:r>
    </w:p>
  </w:comment>
  <w:comment w:id="1142" w:author="Craig Kelley" w:date="2025-06-23T13:28:00Z" w:initials="CK">
    <w:p w14:paraId="5E138EC4" w14:textId="2664539B" w:rsidR="00C05110" w:rsidRDefault="008C576E">
      <w:pPr>
        <w:pStyle w:val="CommentText"/>
      </w:pPr>
      <w:r>
        <w:rPr>
          <w:rStyle w:val="CommentReference"/>
        </w:rPr>
        <w:annotationRef/>
      </w:r>
      <w:r w:rsidRPr="01785D12">
        <w:t xml:space="preserve">Please add </w:t>
      </w:r>
      <w:hyperlink r:id="rId2">
        <w:r w:rsidRPr="59AA52C7">
          <w:rPr>
            <w:rStyle w:val="Hyperlink"/>
          </w:rPr>
          <w:t>http://pubmed.ncbi.nlm.nih.gov/35135855/</w:t>
        </w:r>
      </w:hyperlink>
      <w:r w:rsidRPr="6C907712">
        <w:t xml:space="preserve"> to references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6F65F51" w15:done="1"/>
  <w15:commentEx w15:paraId="790E227A" w15:done="0"/>
  <w15:commentEx w15:paraId="1F0E5F40" w15:done="0"/>
  <w15:commentEx w15:paraId="76C5467A" w15:done="1"/>
  <w15:commentEx w15:paraId="486FCE00" w15:done="0"/>
  <w15:commentEx w15:paraId="3D7FFE7A" w15:done="0"/>
  <w15:commentEx w15:paraId="5E138EC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407CF1B4" w16cex:dateUtc="2025-06-04T15:23:00Z"/>
  <w16cex:commentExtensible w16cex:durableId="5BC5BE05" w16cex:dateUtc="2025-06-04T16:55:00Z"/>
  <w16cex:commentExtensible w16cex:durableId="4C9CFE61" w16cex:dateUtc="2025-06-04T17:13:00Z"/>
  <w16cex:commentExtensible w16cex:durableId="66D84BB9" w16cex:dateUtc="2025-06-04T17:32:00Z"/>
  <w16cex:commentExtensible w16cex:durableId="7E20AA0A" w16cex:dateUtc="2025-06-04T17:54:00Z"/>
  <w16cex:commentExtensible w16cex:durableId="76C3CA27" w16cex:dateUtc="2025-06-23T14:28:00Z"/>
  <w16cex:commentExtensible w16cex:durableId="57886BEB" w16cex:dateUtc="2025-06-23T17: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6F65F51" w16cid:durableId="407CF1B4"/>
  <w16cid:commentId w16cid:paraId="790E227A" w16cid:durableId="5BC5BE05"/>
  <w16cid:commentId w16cid:paraId="1F0E5F40" w16cid:durableId="4C9CFE61"/>
  <w16cid:commentId w16cid:paraId="76C5467A" w16cid:durableId="66D84BB9"/>
  <w16cid:commentId w16cid:paraId="486FCE00" w16cid:durableId="7E20AA0A"/>
  <w16cid:commentId w16cid:paraId="3D7FFE7A" w16cid:durableId="76C3CA27"/>
  <w16cid:commentId w16cid:paraId="5E138EC4" w16cid:durableId="57886BE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0DesITXXb/TGUb" int2:id="B5XdYGd0">
      <int2:state int2:value="Rejected" int2:type="AugLoop_Text_Critique"/>
    </int2:textHash>
    <int2:textHash int2:hashCode="hz0ZydyITeDaLU" int2:id="HDbAipTH">
      <int2:state int2:value="Rejected" int2:type="AugLoop_Text_Critique"/>
    </int2:textHash>
    <int2:textHash int2:hashCode="7ntZBwbSxeH1/I" int2:id="9MVlOVdK">
      <int2:state int2:value="Rejected" int2:type="AugLoop_Text_Critique"/>
    </int2:textHash>
    <int2:textHash int2:hashCode="JswyF75kDoIgES" int2:id="XYhMjt7m">
      <int2:state int2:value="Rejected" int2:type="AugLoop_Text_Critique"/>
    </int2:textHash>
    <int2:textHash int2:hashCode="AdB9ihkBSO4POy" int2:id="jpNJhc5l">
      <int2:state int2:value="Rejected" int2:type="AugLoop_Text_Critique"/>
    </int2:textHash>
    <int2:bookmark int2:bookmarkName="_Int_jD2aeYUd" int2:invalidationBookmarkName="" int2:hashCode="0DesITXXb/TGUb" int2:id="WfCdFTvo">
      <int2:state int2:value="Rejected" int2:type="spell"/>
    </int2:bookmark>
    <int2:bookmark int2:bookmarkName="_Int_BmfFHVaJ" int2:invalidationBookmarkName="" int2:hashCode="/J/8ql8MgSOHoc" int2:id="RylUcxun">
      <int2:state int2:value="Rejected" int2:type="style"/>
    </int2:bookmark>
    <int2:bookmark int2:bookmarkName="_Int_HdpKv69j" int2:invalidationBookmarkName="" int2:hashCode="MXmmXv8lI7veU8" int2:id="u8CIh5FP">
      <int2:state int2:value="Rejected" int2:type="gram"/>
    </int2:bookmark>
    <int2:bookmark int2:bookmarkName="_Int_fwpqRx8F" int2:invalidationBookmarkName="" int2:hashCode="aWJCXpPsn55E6N" int2:id="6efW9PGF">
      <int2:state int2:value="Rejected" int2:type="style"/>
    </int2:bookmark>
  </int2:observations>
  <int2:intelligenceSettings/>
  <int2:onDemandWorkflows/>
</int2:intelligence>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raig Kelley [2]">
    <w15:presenceInfo w15:providerId="Windows Live" w15:userId="46b6f9e374429967"/>
  </w15:person>
  <w15:person w15:author="Craig Kelley">
    <w15:presenceInfo w15:providerId="AD" w15:userId="S::craig.kelley@downstate.edu::b1b6befd-21f9-4830-aff6-a9f50be4acc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revisionView w:insDel="0" w:formatting="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J Neuroscience&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dp59vdti2f293estrn55zpla5rdts2xrvte&quot;&gt;QW EndNote Library&lt;record-ids&gt;&lt;item&gt;103&lt;/item&gt;&lt;item&gt;219&lt;/item&gt;&lt;item&gt;998&lt;/item&gt;&lt;item&gt;1578&lt;/item&gt;&lt;item&gt;1946&lt;/item&gt;&lt;item&gt;1979&lt;/item&gt;&lt;item&gt;1994&lt;/item&gt;&lt;item&gt;2007&lt;/item&gt;&lt;item&gt;2630&lt;/item&gt;&lt;item&gt;2689&lt;/item&gt;&lt;item&gt;2746&lt;/item&gt;&lt;item&gt;2882&lt;/item&gt;&lt;item&gt;2965&lt;/item&gt;&lt;item&gt;3033&lt;/item&gt;&lt;item&gt;3122&lt;/item&gt;&lt;item&gt;3527&lt;/item&gt;&lt;item&gt;3528&lt;/item&gt;&lt;item&gt;3530&lt;/item&gt;&lt;item&gt;3531&lt;/item&gt;&lt;item&gt;3532&lt;/item&gt;&lt;item&gt;3533&lt;/item&gt;&lt;item&gt;3534&lt;/item&gt;&lt;item&gt;3535&lt;/item&gt;&lt;item&gt;3536&lt;/item&gt;&lt;item&gt;3537&lt;/item&gt;&lt;item&gt;3538&lt;/item&gt;&lt;item&gt;3539&lt;/item&gt;&lt;item&gt;3540&lt;/item&gt;&lt;item&gt;3541&lt;/item&gt;&lt;item&gt;3542&lt;/item&gt;&lt;item&gt;3543&lt;/item&gt;&lt;item&gt;3544&lt;/item&gt;&lt;item&gt;3545&lt;/item&gt;&lt;item&gt;3546&lt;/item&gt;&lt;item&gt;3547&lt;/item&gt;&lt;item&gt;3548&lt;/item&gt;&lt;item&gt;3549&lt;/item&gt;&lt;item&gt;3550&lt;/item&gt;&lt;item&gt;3551&lt;/item&gt;&lt;item&gt;3552&lt;/item&gt;&lt;item&gt;3553&lt;/item&gt;&lt;item&gt;3554&lt;/item&gt;&lt;item&gt;3555&lt;/item&gt;&lt;item&gt;3556&lt;/item&gt;&lt;item&gt;3557&lt;/item&gt;&lt;item&gt;3558&lt;/item&gt;&lt;item&gt;3559&lt;/item&gt;&lt;item&gt;3560&lt;/item&gt;&lt;item&gt;3561&lt;/item&gt;&lt;item&gt;3562&lt;/item&gt;&lt;item&gt;3563&lt;/item&gt;&lt;item&gt;3564&lt;/item&gt;&lt;item&gt;3565&lt;/item&gt;&lt;item&gt;3566&lt;/item&gt;&lt;item&gt;3567&lt;/item&gt;&lt;item&gt;3568&lt;/item&gt;&lt;item&gt;3569&lt;/item&gt;&lt;item&gt;3570&lt;/item&gt;&lt;item&gt;3571&lt;/item&gt;&lt;item&gt;3572&lt;/item&gt;&lt;item&gt;3573&lt;/item&gt;&lt;item&gt;3574&lt;/item&gt;&lt;item&gt;3575&lt;/item&gt;&lt;item&gt;3576&lt;/item&gt;&lt;item&gt;3577&lt;/item&gt;&lt;item&gt;3578&lt;/item&gt;&lt;item&gt;3579&lt;/item&gt;&lt;item&gt;3580&lt;/item&gt;&lt;item&gt;3590&lt;/item&gt;&lt;/record-ids&gt;&lt;/item&gt;&lt;/Libraries&gt;"/>
  </w:docVars>
  <w:rsids>
    <w:rsidRoot w:val="00EB66ED"/>
    <w:rsid w:val="00025240"/>
    <w:rsid w:val="00033A34"/>
    <w:rsid w:val="0004279C"/>
    <w:rsid w:val="00044A71"/>
    <w:rsid w:val="00057A32"/>
    <w:rsid w:val="00061001"/>
    <w:rsid w:val="00064F95"/>
    <w:rsid w:val="000920E1"/>
    <w:rsid w:val="000A4220"/>
    <w:rsid w:val="000A7000"/>
    <w:rsid w:val="000B089D"/>
    <w:rsid w:val="000E0397"/>
    <w:rsid w:val="0010337E"/>
    <w:rsid w:val="001101F9"/>
    <w:rsid w:val="00112A0A"/>
    <w:rsid w:val="00141FC0"/>
    <w:rsid w:val="00155B4B"/>
    <w:rsid w:val="00165FEF"/>
    <w:rsid w:val="001900F4"/>
    <w:rsid w:val="00190D23"/>
    <w:rsid w:val="001B2D4E"/>
    <w:rsid w:val="001C5CBA"/>
    <w:rsid w:val="001F0072"/>
    <w:rsid w:val="001F3E1C"/>
    <w:rsid w:val="002122D3"/>
    <w:rsid w:val="0021486B"/>
    <w:rsid w:val="0021497E"/>
    <w:rsid w:val="00214A83"/>
    <w:rsid w:val="00225364"/>
    <w:rsid w:val="002309B7"/>
    <w:rsid w:val="002460AB"/>
    <w:rsid w:val="00246606"/>
    <w:rsid w:val="00246A33"/>
    <w:rsid w:val="00253193"/>
    <w:rsid w:val="002553EF"/>
    <w:rsid w:val="002924DA"/>
    <w:rsid w:val="002A2632"/>
    <w:rsid w:val="002C0ABD"/>
    <w:rsid w:val="002C166E"/>
    <w:rsid w:val="002D492D"/>
    <w:rsid w:val="002D6452"/>
    <w:rsid w:val="002D6AE3"/>
    <w:rsid w:val="00351C35"/>
    <w:rsid w:val="00357909"/>
    <w:rsid w:val="00361D6F"/>
    <w:rsid w:val="00382FEC"/>
    <w:rsid w:val="00385E8A"/>
    <w:rsid w:val="00391495"/>
    <w:rsid w:val="003B2F74"/>
    <w:rsid w:val="003B542D"/>
    <w:rsid w:val="003C28FE"/>
    <w:rsid w:val="003E1409"/>
    <w:rsid w:val="003E45CA"/>
    <w:rsid w:val="003E5C03"/>
    <w:rsid w:val="00426FA1"/>
    <w:rsid w:val="00430119"/>
    <w:rsid w:val="004501C1"/>
    <w:rsid w:val="00460A13"/>
    <w:rsid w:val="00487823"/>
    <w:rsid w:val="00491E6B"/>
    <w:rsid w:val="004A74E3"/>
    <w:rsid w:val="004C5192"/>
    <w:rsid w:val="004D4144"/>
    <w:rsid w:val="00501C98"/>
    <w:rsid w:val="00512B33"/>
    <w:rsid w:val="00523119"/>
    <w:rsid w:val="005361C3"/>
    <w:rsid w:val="005551CA"/>
    <w:rsid w:val="0057371F"/>
    <w:rsid w:val="0059467B"/>
    <w:rsid w:val="005B2D1D"/>
    <w:rsid w:val="005B5AAE"/>
    <w:rsid w:val="005E18E8"/>
    <w:rsid w:val="005F4AAA"/>
    <w:rsid w:val="00600B38"/>
    <w:rsid w:val="00610F9A"/>
    <w:rsid w:val="0061503B"/>
    <w:rsid w:val="00653935"/>
    <w:rsid w:val="0066063A"/>
    <w:rsid w:val="00674621"/>
    <w:rsid w:val="006867E7"/>
    <w:rsid w:val="006D204A"/>
    <w:rsid w:val="006D6EC9"/>
    <w:rsid w:val="006DDA8A"/>
    <w:rsid w:val="006FAD35"/>
    <w:rsid w:val="007141E6"/>
    <w:rsid w:val="00743680"/>
    <w:rsid w:val="00757C52"/>
    <w:rsid w:val="0078E622"/>
    <w:rsid w:val="007C12A7"/>
    <w:rsid w:val="007D2363"/>
    <w:rsid w:val="007E5316"/>
    <w:rsid w:val="007F0043"/>
    <w:rsid w:val="007F0A5C"/>
    <w:rsid w:val="0081281C"/>
    <w:rsid w:val="00814F50"/>
    <w:rsid w:val="00816531"/>
    <w:rsid w:val="00822075"/>
    <w:rsid w:val="00825A3B"/>
    <w:rsid w:val="00831279"/>
    <w:rsid w:val="00836A2B"/>
    <w:rsid w:val="00841B47"/>
    <w:rsid w:val="0086416A"/>
    <w:rsid w:val="008643F0"/>
    <w:rsid w:val="00872339"/>
    <w:rsid w:val="00875507"/>
    <w:rsid w:val="008975BC"/>
    <w:rsid w:val="0089DEA9"/>
    <w:rsid w:val="008B3553"/>
    <w:rsid w:val="008C1DC0"/>
    <w:rsid w:val="008C4EC4"/>
    <w:rsid w:val="008C576E"/>
    <w:rsid w:val="008E0F95"/>
    <w:rsid w:val="008E1BE7"/>
    <w:rsid w:val="0092101E"/>
    <w:rsid w:val="009256F7"/>
    <w:rsid w:val="00945AF8"/>
    <w:rsid w:val="00956F13"/>
    <w:rsid w:val="00981666"/>
    <w:rsid w:val="00990DAF"/>
    <w:rsid w:val="0099C4C8"/>
    <w:rsid w:val="009A77F1"/>
    <w:rsid w:val="009B1D8E"/>
    <w:rsid w:val="009C34B6"/>
    <w:rsid w:val="009D5B0C"/>
    <w:rsid w:val="009E50CE"/>
    <w:rsid w:val="00A447AF"/>
    <w:rsid w:val="00A46B01"/>
    <w:rsid w:val="00A69662"/>
    <w:rsid w:val="00A7063F"/>
    <w:rsid w:val="00A7329E"/>
    <w:rsid w:val="00A9092F"/>
    <w:rsid w:val="00A9414D"/>
    <w:rsid w:val="00A959C9"/>
    <w:rsid w:val="00AA4463"/>
    <w:rsid w:val="00AC69E3"/>
    <w:rsid w:val="00AD264D"/>
    <w:rsid w:val="00B10CB8"/>
    <w:rsid w:val="00B26BB1"/>
    <w:rsid w:val="00B36D2D"/>
    <w:rsid w:val="00B3734E"/>
    <w:rsid w:val="00B406AC"/>
    <w:rsid w:val="00B53DA0"/>
    <w:rsid w:val="00B6109B"/>
    <w:rsid w:val="00B73961"/>
    <w:rsid w:val="00B95FFD"/>
    <w:rsid w:val="00BB3ED6"/>
    <w:rsid w:val="00BB5014"/>
    <w:rsid w:val="00BC308C"/>
    <w:rsid w:val="00BC669A"/>
    <w:rsid w:val="00BD00C9"/>
    <w:rsid w:val="00BD2136"/>
    <w:rsid w:val="00BF47A2"/>
    <w:rsid w:val="00C05110"/>
    <w:rsid w:val="00C13B94"/>
    <w:rsid w:val="00C30E64"/>
    <w:rsid w:val="00C531D1"/>
    <w:rsid w:val="00C6399E"/>
    <w:rsid w:val="00C644D7"/>
    <w:rsid w:val="00C70A6A"/>
    <w:rsid w:val="00C74C87"/>
    <w:rsid w:val="00C919A4"/>
    <w:rsid w:val="00C95CCF"/>
    <w:rsid w:val="00CA5924"/>
    <w:rsid w:val="00CA6DDD"/>
    <w:rsid w:val="00CA7B55"/>
    <w:rsid w:val="00CB02D3"/>
    <w:rsid w:val="00CB0E39"/>
    <w:rsid w:val="00CB5BE2"/>
    <w:rsid w:val="00CC5A8C"/>
    <w:rsid w:val="00CC7B61"/>
    <w:rsid w:val="00CE4962"/>
    <w:rsid w:val="00CF07E5"/>
    <w:rsid w:val="00D04AED"/>
    <w:rsid w:val="00D20A83"/>
    <w:rsid w:val="00D25B21"/>
    <w:rsid w:val="00D32EE3"/>
    <w:rsid w:val="00D57792"/>
    <w:rsid w:val="00D6083F"/>
    <w:rsid w:val="00D660C1"/>
    <w:rsid w:val="00D93C6E"/>
    <w:rsid w:val="00D97739"/>
    <w:rsid w:val="00DB5602"/>
    <w:rsid w:val="00DC5414"/>
    <w:rsid w:val="00DF06BE"/>
    <w:rsid w:val="00E0386B"/>
    <w:rsid w:val="00E26DF9"/>
    <w:rsid w:val="00E2E74E"/>
    <w:rsid w:val="00E63E3F"/>
    <w:rsid w:val="00E71F87"/>
    <w:rsid w:val="00E76A39"/>
    <w:rsid w:val="00E8557A"/>
    <w:rsid w:val="00E87B6F"/>
    <w:rsid w:val="00EA2225"/>
    <w:rsid w:val="00EB66ED"/>
    <w:rsid w:val="00EC7E77"/>
    <w:rsid w:val="00ED2FF2"/>
    <w:rsid w:val="00ED4478"/>
    <w:rsid w:val="00ED5DB1"/>
    <w:rsid w:val="00EF63D5"/>
    <w:rsid w:val="00F0174A"/>
    <w:rsid w:val="00F233B7"/>
    <w:rsid w:val="00F24834"/>
    <w:rsid w:val="00F33E77"/>
    <w:rsid w:val="00F37F8A"/>
    <w:rsid w:val="00F50CCB"/>
    <w:rsid w:val="00F532D7"/>
    <w:rsid w:val="00F645D9"/>
    <w:rsid w:val="00F82B77"/>
    <w:rsid w:val="00F8641D"/>
    <w:rsid w:val="00F9074A"/>
    <w:rsid w:val="00F9274B"/>
    <w:rsid w:val="00FD2FA6"/>
    <w:rsid w:val="00FF2428"/>
    <w:rsid w:val="00FF697C"/>
    <w:rsid w:val="00FF7BF2"/>
    <w:rsid w:val="014370E4"/>
    <w:rsid w:val="01509471"/>
    <w:rsid w:val="01521BA5"/>
    <w:rsid w:val="017B8709"/>
    <w:rsid w:val="017EA51C"/>
    <w:rsid w:val="01A0522F"/>
    <w:rsid w:val="01A89235"/>
    <w:rsid w:val="01B30BC8"/>
    <w:rsid w:val="01DA370D"/>
    <w:rsid w:val="01E0D21D"/>
    <w:rsid w:val="01F0A3ED"/>
    <w:rsid w:val="020045BE"/>
    <w:rsid w:val="022263A6"/>
    <w:rsid w:val="02446226"/>
    <w:rsid w:val="024629C5"/>
    <w:rsid w:val="024C5FA8"/>
    <w:rsid w:val="025623A6"/>
    <w:rsid w:val="02973058"/>
    <w:rsid w:val="02A2BBBD"/>
    <w:rsid w:val="02BAA22C"/>
    <w:rsid w:val="02BE7650"/>
    <w:rsid w:val="02DE3C15"/>
    <w:rsid w:val="02F39947"/>
    <w:rsid w:val="02F3E3E9"/>
    <w:rsid w:val="02FDE8AE"/>
    <w:rsid w:val="031D5FD4"/>
    <w:rsid w:val="031D747F"/>
    <w:rsid w:val="032D7183"/>
    <w:rsid w:val="0389071D"/>
    <w:rsid w:val="03A19044"/>
    <w:rsid w:val="03BF6D2E"/>
    <w:rsid w:val="03C17F0E"/>
    <w:rsid w:val="03D7B438"/>
    <w:rsid w:val="03F162B3"/>
    <w:rsid w:val="03FA0B8E"/>
    <w:rsid w:val="0425BF28"/>
    <w:rsid w:val="048CDE02"/>
    <w:rsid w:val="048E2ECB"/>
    <w:rsid w:val="04913AC1"/>
    <w:rsid w:val="04A24121"/>
    <w:rsid w:val="04CA1FEB"/>
    <w:rsid w:val="04CEF9A0"/>
    <w:rsid w:val="04D53987"/>
    <w:rsid w:val="050971B8"/>
    <w:rsid w:val="0531ABD3"/>
    <w:rsid w:val="0557B5C4"/>
    <w:rsid w:val="057D2C2A"/>
    <w:rsid w:val="0581D7B0"/>
    <w:rsid w:val="058C02D2"/>
    <w:rsid w:val="05B220AC"/>
    <w:rsid w:val="05C9D556"/>
    <w:rsid w:val="05DEA273"/>
    <w:rsid w:val="061B5537"/>
    <w:rsid w:val="061C57D4"/>
    <w:rsid w:val="063CDC69"/>
    <w:rsid w:val="0688BCC6"/>
    <w:rsid w:val="06AD8AA7"/>
    <w:rsid w:val="06AF57EB"/>
    <w:rsid w:val="06B7304A"/>
    <w:rsid w:val="06CEAFE2"/>
    <w:rsid w:val="06E6987B"/>
    <w:rsid w:val="06F817CA"/>
    <w:rsid w:val="06FA50DF"/>
    <w:rsid w:val="070204CE"/>
    <w:rsid w:val="072E5BA3"/>
    <w:rsid w:val="0756D5B1"/>
    <w:rsid w:val="0759EDFD"/>
    <w:rsid w:val="075D9A62"/>
    <w:rsid w:val="079C0F40"/>
    <w:rsid w:val="07A748AB"/>
    <w:rsid w:val="07D33417"/>
    <w:rsid w:val="07E09539"/>
    <w:rsid w:val="08052803"/>
    <w:rsid w:val="0853B57C"/>
    <w:rsid w:val="087E10ED"/>
    <w:rsid w:val="0894E1A6"/>
    <w:rsid w:val="08B28243"/>
    <w:rsid w:val="08B9E1CD"/>
    <w:rsid w:val="08C37141"/>
    <w:rsid w:val="093275A3"/>
    <w:rsid w:val="09432587"/>
    <w:rsid w:val="095FA194"/>
    <w:rsid w:val="0965E43E"/>
    <w:rsid w:val="0969E37C"/>
    <w:rsid w:val="096F9088"/>
    <w:rsid w:val="0977EE9A"/>
    <w:rsid w:val="099CD43E"/>
    <w:rsid w:val="09A14F16"/>
    <w:rsid w:val="09A6C183"/>
    <w:rsid w:val="09B112DD"/>
    <w:rsid w:val="0A454D51"/>
    <w:rsid w:val="0A7B5424"/>
    <w:rsid w:val="0ABB3D77"/>
    <w:rsid w:val="0AC0AE0B"/>
    <w:rsid w:val="0ACD6FBF"/>
    <w:rsid w:val="0AF7B010"/>
    <w:rsid w:val="0B0ECC86"/>
    <w:rsid w:val="0B246DF5"/>
    <w:rsid w:val="0B3CA5E7"/>
    <w:rsid w:val="0B3FC834"/>
    <w:rsid w:val="0B63473C"/>
    <w:rsid w:val="0B80D1A4"/>
    <w:rsid w:val="0B9F2D66"/>
    <w:rsid w:val="0BE5E9EE"/>
    <w:rsid w:val="0BEBD482"/>
    <w:rsid w:val="0BF0CB3D"/>
    <w:rsid w:val="0C29FDEC"/>
    <w:rsid w:val="0C30FA93"/>
    <w:rsid w:val="0C3E3C22"/>
    <w:rsid w:val="0C5463A3"/>
    <w:rsid w:val="0C74D249"/>
    <w:rsid w:val="0C93489C"/>
    <w:rsid w:val="0CBA85D5"/>
    <w:rsid w:val="0CCB742B"/>
    <w:rsid w:val="0D102C78"/>
    <w:rsid w:val="0D1B0005"/>
    <w:rsid w:val="0D1E50DF"/>
    <w:rsid w:val="0D5DC57E"/>
    <w:rsid w:val="0D86DCB7"/>
    <w:rsid w:val="0DB53A79"/>
    <w:rsid w:val="0DB656A7"/>
    <w:rsid w:val="0DD2684A"/>
    <w:rsid w:val="0DEF3A9F"/>
    <w:rsid w:val="0E04162D"/>
    <w:rsid w:val="0E1101C9"/>
    <w:rsid w:val="0E1FDC92"/>
    <w:rsid w:val="0E2680E5"/>
    <w:rsid w:val="0E2850E5"/>
    <w:rsid w:val="0E566313"/>
    <w:rsid w:val="0E5A5C17"/>
    <w:rsid w:val="0E7ECC8D"/>
    <w:rsid w:val="0EAA1F7A"/>
    <w:rsid w:val="0EE0A8E6"/>
    <w:rsid w:val="0F162C09"/>
    <w:rsid w:val="0F1B309B"/>
    <w:rsid w:val="0F50DD51"/>
    <w:rsid w:val="0F5A780B"/>
    <w:rsid w:val="0F91622D"/>
    <w:rsid w:val="0F9C8A74"/>
    <w:rsid w:val="0FA23A87"/>
    <w:rsid w:val="0FB8BCDA"/>
    <w:rsid w:val="0FE69C38"/>
    <w:rsid w:val="0FF6C720"/>
    <w:rsid w:val="100015EB"/>
    <w:rsid w:val="100E6CF3"/>
    <w:rsid w:val="101743D7"/>
    <w:rsid w:val="102E3BF0"/>
    <w:rsid w:val="104695B9"/>
    <w:rsid w:val="106380C5"/>
    <w:rsid w:val="109497CC"/>
    <w:rsid w:val="1106FC20"/>
    <w:rsid w:val="113173D4"/>
    <w:rsid w:val="115EF666"/>
    <w:rsid w:val="1181CFDD"/>
    <w:rsid w:val="119A12A8"/>
    <w:rsid w:val="11A59D14"/>
    <w:rsid w:val="11B6E37F"/>
    <w:rsid w:val="11BC7787"/>
    <w:rsid w:val="11CC6149"/>
    <w:rsid w:val="11EAF136"/>
    <w:rsid w:val="11EDE2DE"/>
    <w:rsid w:val="12577990"/>
    <w:rsid w:val="125DCF8D"/>
    <w:rsid w:val="1293BB12"/>
    <w:rsid w:val="12964918"/>
    <w:rsid w:val="1299EAC0"/>
    <w:rsid w:val="12AED86D"/>
    <w:rsid w:val="12EE650B"/>
    <w:rsid w:val="130613B7"/>
    <w:rsid w:val="130D2BE9"/>
    <w:rsid w:val="1330EF11"/>
    <w:rsid w:val="134B59FE"/>
    <w:rsid w:val="137C49C5"/>
    <w:rsid w:val="1397EEE0"/>
    <w:rsid w:val="13B4336F"/>
    <w:rsid w:val="13EAA44A"/>
    <w:rsid w:val="14165735"/>
    <w:rsid w:val="144AE8A5"/>
    <w:rsid w:val="14582F31"/>
    <w:rsid w:val="1460F29E"/>
    <w:rsid w:val="146D94FB"/>
    <w:rsid w:val="147125C3"/>
    <w:rsid w:val="1476B40A"/>
    <w:rsid w:val="148F54E8"/>
    <w:rsid w:val="14A0991E"/>
    <w:rsid w:val="14A106E9"/>
    <w:rsid w:val="14AC429F"/>
    <w:rsid w:val="14E8DECE"/>
    <w:rsid w:val="1509197E"/>
    <w:rsid w:val="1513BD5F"/>
    <w:rsid w:val="1557F5F0"/>
    <w:rsid w:val="1582C521"/>
    <w:rsid w:val="16252490"/>
    <w:rsid w:val="162F7D5C"/>
    <w:rsid w:val="163966BD"/>
    <w:rsid w:val="16630491"/>
    <w:rsid w:val="1680FC3A"/>
    <w:rsid w:val="168E5435"/>
    <w:rsid w:val="16ED5D93"/>
    <w:rsid w:val="176435A8"/>
    <w:rsid w:val="17816AAC"/>
    <w:rsid w:val="17B2EF6D"/>
    <w:rsid w:val="17B9BF42"/>
    <w:rsid w:val="17C8BEBA"/>
    <w:rsid w:val="17E203D0"/>
    <w:rsid w:val="17F10D25"/>
    <w:rsid w:val="17FF211E"/>
    <w:rsid w:val="1801252F"/>
    <w:rsid w:val="18096FFA"/>
    <w:rsid w:val="182C9A9D"/>
    <w:rsid w:val="184ADD52"/>
    <w:rsid w:val="184DFC76"/>
    <w:rsid w:val="188A8FAC"/>
    <w:rsid w:val="18CACF80"/>
    <w:rsid w:val="18E30D1B"/>
    <w:rsid w:val="18E68C70"/>
    <w:rsid w:val="19065479"/>
    <w:rsid w:val="19604B02"/>
    <w:rsid w:val="196E0893"/>
    <w:rsid w:val="19BDE51A"/>
    <w:rsid w:val="19C27B6D"/>
    <w:rsid w:val="19C4F353"/>
    <w:rsid w:val="19D7FA1A"/>
    <w:rsid w:val="1A2A0861"/>
    <w:rsid w:val="1A6A68ED"/>
    <w:rsid w:val="1A7926C1"/>
    <w:rsid w:val="1AAEEA37"/>
    <w:rsid w:val="1AB52FFA"/>
    <w:rsid w:val="1AEDCBFC"/>
    <w:rsid w:val="1B13CB86"/>
    <w:rsid w:val="1B1D7864"/>
    <w:rsid w:val="1B2A8AB0"/>
    <w:rsid w:val="1B47A9D9"/>
    <w:rsid w:val="1B58B9F2"/>
    <w:rsid w:val="1BBBB7DE"/>
    <w:rsid w:val="1BDA637C"/>
    <w:rsid w:val="1C0C25A8"/>
    <w:rsid w:val="1C23EE87"/>
    <w:rsid w:val="1C6CB828"/>
    <w:rsid w:val="1C8C299C"/>
    <w:rsid w:val="1CD06AA6"/>
    <w:rsid w:val="1CE30DB8"/>
    <w:rsid w:val="1D062841"/>
    <w:rsid w:val="1D113A4E"/>
    <w:rsid w:val="1D126086"/>
    <w:rsid w:val="1D1D118A"/>
    <w:rsid w:val="1D1E7CFB"/>
    <w:rsid w:val="1D251368"/>
    <w:rsid w:val="1D2D446D"/>
    <w:rsid w:val="1D344B71"/>
    <w:rsid w:val="1D3FF074"/>
    <w:rsid w:val="1D4896A8"/>
    <w:rsid w:val="1D549E84"/>
    <w:rsid w:val="1D64B474"/>
    <w:rsid w:val="1D7B22E7"/>
    <w:rsid w:val="1DA250B2"/>
    <w:rsid w:val="1DA779F1"/>
    <w:rsid w:val="1DC47127"/>
    <w:rsid w:val="1DCFE2B0"/>
    <w:rsid w:val="1DFDA521"/>
    <w:rsid w:val="1E350245"/>
    <w:rsid w:val="1E48959E"/>
    <w:rsid w:val="1E70AD6B"/>
    <w:rsid w:val="1E8F183D"/>
    <w:rsid w:val="1EA4711E"/>
    <w:rsid w:val="1EB5A8C3"/>
    <w:rsid w:val="1EBCA27E"/>
    <w:rsid w:val="1ED45EA7"/>
    <w:rsid w:val="1EDB7D39"/>
    <w:rsid w:val="1F37CF80"/>
    <w:rsid w:val="1F8EE916"/>
    <w:rsid w:val="1FA698CB"/>
    <w:rsid w:val="1FB228DA"/>
    <w:rsid w:val="1FC34094"/>
    <w:rsid w:val="1FC9208C"/>
    <w:rsid w:val="20043BF7"/>
    <w:rsid w:val="200E6470"/>
    <w:rsid w:val="202830C7"/>
    <w:rsid w:val="205FA582"/>
    <w:rsid w:val="20683BF2"/>
    <w:rsid w:val="207992AE"/>
    <w:rsid w:val="208BCA4B"/>
    <w:rsid w:val="2099EAE0"/>
    <w:rsid w:val="209FE843"/>
    <w:rsid w:val="20A8537A"/>
    <w:rsid w:val="20C1CD5E"/>
    <w:rsid w:val="21996A98"/>
    <w:rsid w:val="21B08ABE"/>
    <w:rsid w:val="221CFFBE"/>
    <w:rsid w:val="2227BB0D"/>
    <w:rsid w:val="227829F1"/>
    <w:rsid w:val="2281655E"/>
    <w:rsid w:val="2284E609"/>
    <w:rsid w:val="22E41E50"/>
    <w:rsid w:val="22F7B2AC"/>
    <w:rsid w:val="23606167"/>
    <w:rsid w:val="2363B7A7"/>
    <w:rsid w:val="23836DA4"/>
    <w:rsid w:val="2386197E"/>
    <w:rsid w:val="23BB27C1"/>
    <w:rsid w:val="23BD4DBF"/>
    <w:rsid w:val="23CDD26C"/>
    <w:rsid w:val="23DE2084"/>
    <w:rsid w:val="23F7C8BD"/>
    <w:rsid w:val="2404C7BD"/>
    <w:rsid w:val="24770A20"/>
    <w:rsid w:val="2489F689"/>
    <w:rsid w:val="249808CC"/>
    <w:rsid w:val="24A5AD57"/>
    <w:rsid w:val="24B7DDFA"/>
    <w:rsid w:val="24BABF70"/>
    <w:rsid w:val="24D5DA54"/>
    <w:rsid w:val="2505E7A2"/>
    <w:rsid w:val="251614C1"/>
    <w:rsid w:val="253120A4"/>
    <w:rsid w:val="25345B03"/>
    <w:rsid w:val="253D100B"/>
    <w:rsid w:val="254EBE7D"/>
    <w:rsid w:val="25626976"/>
    <w:rsid w:val="259DCC08"/>
    <w:rsid w:val="25C14ABA"/>
    <w:rsid w:val="25CC2B86"/>
    <w:rsid w:val="25DC9EB4"/>
    <w:rsid w:val="25E07DD9"/>
    <w:rsid w:val="25EEB5A9"/>
    <w:rsid w:val="25F54017"/>
    <w:rsid w:val="2617287D"/>
    <w:rsid w:val="26461B5D"/>
    <w:rsid w:val="269CB0A8"/>
    <w:rsid w:val="26B32A90"/>
    <w:rsid w:val="26C82536"/>
    <w:rsid w:val="26DBEF37"/>
    <w:rsid w:val="26E224F8"/>
    <w:rsid w:val="2734CA2C"/>
    <w:rsid w:val="2749E599"/>
    <w:rsid w:val="275A9941"/>
    <w:rsid w:val="278399E5"/>
    <w:rsid w:val="27A2C200"/>
    <w:rsid w:val="27D65D26"/>
    <w:rsid w:val="2810918C"/>
    <w:rsid w:val="2834586B"/>
    <w:rsid w:val="28402C49"/>
    <w:rsid w:val="28407A87"/>
    <w:rsid w:val="28916306"/>
    <w:rsid w:val="289B5864"/>
    <w:rsid w:val="28B277E8"/>
    <w:rsid w:val="28EF7E45"/>
    <w:rsid w:val="28F532C4"/>
    <w:rsid w:val="29060126"/>
    <w:rsid w:val="290A3425"/>
    <w:rsid w:val="295D1B94"/>
    <w:rsid w:val="295E440C"/>
    <w:rsid w:val="29846F7D"/>
    <w:rsid w:val="299E4160"/>
    <w:rsid w:val="29B295BD"/>
    <w:rsid w:val="29D48B9D"/>
    <w:rsid w:val="29D9F47E"/>
    <w:rsid w:val="2A120931"/>
    <w:rsid w:val="2A22806D"/>
    <w:rsid w:val="2A43B13B"/>
    <w:rsid w:val="2A485609"/>
    <w:rsid w:val="2A765BA8"/>
    <w:rsid w:val="2A8CF328"/>
    <w:rsid w:val="2AA81262"/>
    <w:rsid w:val="2AB2A50C"/>
    <w:rsid w:val="2B32EB15"/>
    <w:rsid w:val="2B4B299D"/>
    <w:rsid w:val="2BAD11E8"/>
    <w:rsid w:val="2BB71D92"/>
    <w:rsid w:val="2BB98300"/>
    <w:rsid w:val="2BDAD339"/>
    <w:rsid w:val="2BE97564"/>
    <w:rsid w:val="2C0E9994"/>
    <w:rsid w:val="2C958450"/>
    <w:rsid w:val="2CB7B0BF"/>
    <w:rsid w:val="2CBD6020"/>
    <w:rsid w:val="2CC91344"/>
    <w:rsid w:val="2CCB2028"/>
    <w:rsid w:val="2D0BFC02"/>
    <w:rsid w:val="2D127B2A"/>
    <w:rsid w:val="2D65CC54"/>
    <w:rsid w:val="2D7487C1"/>
    <w:rsid w:val="2D851E06"/>
    <w:rsid w:val="2D88F150"/>
    <w:rsid w:val="2DB663AA"/>
    <w:rsid w:val="2DD0CF88"/>
    <w:rsid w:val="2DD6B918"/>
    <w:rsid w:val="2DD7EB01"/>
    <w:rsid w:val="2E4F6C10"/>
    <w:rsid w:val="2E649B42"/>
    <w:rsid w:val="2E868554"/>
    <w:rsid w:val="2E98D9D1"/>
    <w:rsid w:val="2EBECCFA"/>
    <w:rsid w:val="2ED7453B"/>
    <w:rsid w:val="2EDB7354"/>
    <w:rsid w:val="2F1FDAFA"/>
    <w:rsid w:val="2F2773D3"/>
    <w:rsid w:val="2F2863A3"/>
    <w:rsid w:val="2F9A0A97"/>
    <w:rsid w:val="2FC4E1AF"/>
    <w:rsid w:val="2FCDE2CC"/>
    <w:rsid w:val="2FD451C2"/>
    <w:rsid w:val="2FD49D72"/>
    <w:rsid w:val="304207D1"/>
    <w:rsid w:val="309FB1A4"/>
    <w:rsid w:val="30D22B48"/>
    <w:rsid w:val="30E3C2D3"/>
    <w:rsid w:val="31047B68"/>
    <w:rsid w:val="313EF5EF"/>
    <w:rsid w:val="3142E423"/>
    <w:rsid w:val="31995475"/>
    <w:rsid w:val="319DF932"/>
    <w:rsid w:val="31A26238"/>
    <w:rsid w:val="31F9132C"/>
    <w:rsid w:val="31FAF898"/>
    <w:rsid w:val="32248249"/>
    <w:rsid w:val="322ADA2C"/>
    <w:rsid w:val="325E64ED"/>
    <w:rsid w:val="32608017"/>
    <w:rsid w:val="32A47CE9"/>
    <w:rsid w:val="32D79F06"/>
    <w:rsid w:val="32E033CE"/>
    <w:rsid w:val="32EB3FB0"/>
    <w:rsid w:val="33278470"/>
    <w:rsid w:val="334D363B"/>
    <w:rsid w:val="3358301C"/>
    <w:rsid w:val="335EA995"/>
    <w:rsid w:val="338837CB"/>
    <w:rsid w:val="339C376D"/>
    <w:rsid w:val="33A82E0B"/>
    <w:rsid w:val="33BCE783"/>
    <w:rsid w:val="33C25BDE"/>
    <w:rsid w:val="342592B5"/>
    <w:rsid w:val="3426DF8F"/>
    <w:rsid w:val="342D8A71"/>
    <w:rsid w:val="349C9E03"/>
    <w:rsid w:val="34A5CA39"/>
    <w:rsid w:val="34B42041"/>
    <w:rsid w:val="34CD6C63"/>
    <w:rsid w:val="34EE6A4A"/>
    <w:rsid w:val="34F8C9FC"/>
    <w:rsid w:val="34FFBF7F"/>
    <w:rsid w:val="350C08DD"/>
    <w:rsid w:val="3529388E"/>
    <w:rsid w:val="352AD69C"/>
    <w:rsid w:val="352E9634"/>
    <w:rsid w:val="353EE1F7"/>
    <w:rsid w:val="3555304D"/>
    <w:rsid w:val="35881DA2"/>
    <w:rsid w:val="359B4347"/>
    <w:rsid w:val="359FB9B7"/>
    <w:rsid w:val="35AEB69B"/>
    <w:rsid w:val="35F45910"/>
    <w:rsid w:val="3602C0C8"/>
    <w:rsid w:val="3608AB2D"/>
    <w:rsid w:val="36304ED3"/>
    <w:rsid w:val="36374D5A"/>
    <w:rsid w:val="366B0B3F"/>
    <w:rsid w:val="3673E68D"/>
    <w:rsid w:val="36917880"/>
    <w:rsid w:val="36B09D7B"/>
    <w:rsid w:val="36E271A5"/>
    <w:rsid w:val="3713B901"/>
    <w:rsid w:val="371A7663"/>
    <w:rsid w:val="378225BF"/>
    <w:rsid w:val="37F9FA7D"/>
    <w:rsid w:val="381CABD3"/>
    <w:rsid w:val="381F85C0"/>
    <w:rsid w:val="3832164C"/>
    <w:rsid w:val="3850ABC4"/>
    <w:rsid w:val="388C5AA6"/>
    <w:rsid w:val="38B19657"/>
    <w:rsid w:val="38B957F3"/>
    <w:rsid w:val="38D0E84E"/>
    <w:rsid w:val="38DBD8E0"/>
    <w:rsid w:val="38F49C69"/>
    <w:rsid w:val="38FDB348"/>
    <w:rsid w:val="3927C42A"/>
    <w:rsid w:val="396AAEAA"/>
    <w:rsid w:val="396D5F04"/>
    <w:rsid w:val="398678EE"/>
    <w:rsid w:val="39FB1415"/>
    <w:rsid w:val="3A0E68C9"/>
    <w:rsid w:val="3A188EB8"/>
    <w:rsid w:val="3A2852EB"/>
    <w:rsid w:val="3A303315"/>
    <w:rsid w:val="3A4C7A41"/>
    <w:rsid w:val="3A7B9920"/>
    <w:rsid w:val="3A85A3DC"/>
    <w:rsid w:val="3AA58ACD"/>
    <w:rsid w:val="3AC182EA"/>
    <w:rsid w:val="3AC24ABE"/>
    <w:rsid w:val="3AEC9844"/>
    <w:rsid w:val="3AF6F4E4"/>
    <w:rsid w:val="3B0C0E26"/>
    <w:rsid w:val="3B0C9CC8"/>
    <w:rsid w:val="3B1A4826"/>
    <w:rsid w:val="3B32002A"/>
    <w:rsid w:val="3B972992"/>
    <w:rsid w:val="3B9AF385"/>
    <w:rsid w:val="3BBAD051"/>
    <w:rsid w:val="3BD0AA1E"/>
    <w:rsid w:val="3BEA393F"/>
    <w:rsid w:val="3C16CFE9"/>
    <w:rsid w:val="3C22428A"/>
    <w:rsid w:val="3C3F46B4"/>
    <w:rsid w:val="3C400CF3"/>
    <w:rsid w:val="3C4AE0CB"/>
    <w:rsid w:val="3C4B52B3"/>
    <w:rsid w:val="3CBB6F0C"/>
    <w:rsid w:val="3CBC7F24"/>
    <w:rsid w:val="3CCF5042"/>
    <w:rsid w:val="3CD3A150"/>
    <w:rsid w:val="3CD878A4"/>
    <w:rsid w:val="3CDA8A01"/>
    <w:rsid w:val="3CDF7215"/>
    <w:rsid w:val="3CEAAFF6"/>
    <w:rsid w:val="3CF72E22"/>
    <w:rsid w:val="3CF826B2"/>
    <w:rsid w:val="3D291D4E"/>
    <w:rsid w:val="3D71F24D"/>
    <w:rsid w:val="3D76CE3C"/>
    <w:rsid w:val="3DB41E7E"/>
    <w:rsid w:val="3DB95EC0"/>
    <w:rsid w:val="3DEA8169"/>
    <w:rsid w:val="3E908ABD"/>
    <w:rsid w:val="3ED81987"/>
    <w:rsid w:val="3EE36326"/>
    <w:rsid w:val="3F0FDA0B"/>
    <w:rsid w:val="3F253D75"/>
    <w:rsid w:val="3F978269"/>
    <w:rsid w:val="3FC107E1"/>
    <w:rsid w:val="3FDC4AF8"/>
    <w:rsid w:val="40296639"/>
    <w:rsid w:val="402DC697"/>
    <w:rsid w:val="4046187E"/>
    <w:rsid w:val="405D5D49"/>
    <w:rsid w:val="4061E62C"/>
    <w:rsid w:val="407DA662"/>
    <w:rsid w:val="40919A1A"/>
    <w:rsid w:val="40BE75ED"/>
    <w:rsid w:val="40C1A924"/>
    <w:rsid w:val="40D0AB63"/>
    <w:rsid w:val="40FB0BF6"/>
    <w:rsid w:val="410705EB"/>
    <w:rsid w:val="412E55D0"/>
    <w:rsid w:val="415F0D6A"/>
    <w:rsid w:val="417FEFAA"/>
    <w:rsid w:val="4185D0D5"/>
    <w:rsid w:val="41ABA774"/>
    <w:rsid w:val="41B26B77"/>
    <w:rsid w:val="41C8D491"/>
    <w:rsid w:val="41CE1F34"/>
    <w:rsid w:val="41E9557B"/>
    <w:rsid w:val="41ED4327"/>
    <w:rsid w:val="421509D3"/>
    <w:rsid w:val="4225775A"/>
    <w:rsid w:val="423A678D"/>
    <w:rsid w:val="42C6D0F6"/>
    <w:rsid w:val="42D5183D"/>
    <w:rsid w:val="4318B4CB"/>
    <w:rsid w:val="43475DF7"/>
    <w:rsid w:val="435A1382"/>
    <w:rsid w:val="438415CD"/>
    <w:rsid w:val="43B18742"/>
    <w:rsid w:val="43BE311B"/>
    <w:rsid w:val="43C9ECB7"/>
    <w:rsid w:val="43EC4B72"/>
    <w:rsid w:val="43ECC1B7"/>
    <w:rsid w:val="4407041E"/>
    <w:rsid w:val="442AD1FE"/>
    <w:rsid w:val="4439A64E"/>
    <w:rsid w:val="443DF5E7"/>
    <w:rsid w:val="4444049F"/>
    <w:rsid w:val="44A4A9F7"/>
    <w:rsid w:val="44B51023"/>
    <w:rsid w:val="44C11BB9"/>
    <w:rsid w:val="44CEC269"/>
    <w:rsid w:val="44D100FB"/>
    <w:rsid w:val="44D43C9B"/>
    <w:rsid w:val="44ECC396"/>
    <w:rsid w:val="44F48483"/>
    <w:rsid w:val="450274D6"/>
    <w:rsid w:val="4514C49C"/>
    <w:rsid w:val="4537677E"/>
    <w:rsid w:val="456A107F"/>
    <w:rsid w:val="45887185"/>
    <w:rsid w:val="4596AEB3"/>
    <w:rsid w:val="45D3B56B"/>
    <w:rsid w:val="46196220"/>
    <w:rsid w:val="462C7B9A"/>
    <w:rsid w:val="46465D2B"/>
    <w:rsid w:val="4654A408"/>
    <w:rsid w:val="466151BD"/>
    <w:rsid w:val="466C5C0B"/>
    <w:rsid w:val="46A80B28"/>
    <w:rsid w:val="46AFBC8A"/>
    <w:rsid w:val="46B18DD8"/>
    <w:rsid w:val="46DE1B0D"/>
    <w:rsid w:val="470072C9"/>
    <w:rsid w:val="471CE104"/>
    <w:rsid w:val="4725F3F4"/>
    <w:rsid w:val="472637BA"/>
    <w:rsid w:val="472A619D"/>
    <w:rsid w:val="47625620"/>
    <w:rsid w:val="478109C9"/>
    <w:rsid w:val="4784471B"/>
    <w:rsid w:val="478F6E2B"/>
    <w:rsid w:val="47D1CC14"/>
    <w:rsid w:val="47DF88F0"/>
    <w:rsid w:val="47EB0C84"/>
    <w:rsid w:val="47FCC251"/>
    <w:rsid w:val="48252FE9"/>
    <w:rsid w:val="484AFF6F"/>
    <w:rsid w:val="48786A60"/>
    <w:rsid w:val="489C903E"/>
    <w:rsid w:val="48A3522E"/>
    <w:rsid w:val="48F661BD"/>
    <w:rsid w:val="48F82667"/>
    <w:rsid w:val="492669D7"/>
    <w:rsid w:val="492F0D59"/>
    <w:rsid w:val="49330253"/>
    <w:rsid w:val="4969349E"/>
    <w:rsid w:val="4973C605"/>
    <w:rsid w:val="49899D2C"/>
    <w:rsid w:val="49950282"/>
    <w:rsid w:val="49DEC901"/>
    <w:rsid w:val="49F09C16"/>
    <w:rsid w:val="4A129632"/>
    <w:rsid w:val="4A3523B5"/>
    <w:rsid w:val="4A6EC2A4"/>
    <w:rsid w:val="4A74B81B"/>
    <w:rsid w:val="4A95DB70"/>
    <w:rsid w:val="4ABEF367"/>
    <w:rsid w:val="4AE0127E"/>
    <w:rsid w:val="4AE6702C"/>
    <w:rsid w:val="4AED8498"/>
    <w:rsid w:val="4B1A2540"/>
    <w:rsid w:val="4B24798D"/>
    <w:rsid w:val="4B437EB0"/>
    <w:rsid w:val="4B911CC9"/>
    <w:rsid w:val="4BD80EE4"/>
    <w:rsid w:val="4BDD881C"/>
    <w:rsid w:val="4BF8FEDD"/>
    <w:rsid w:val="4C0D720A"/>
    <w:rsid w:val="4C322CCD"/>
    <w:rsid w:val="4C677423"/>
    <w:rsid w:val="4C86021E"/>
    <w:rsid w:val="4C8D3C59"/>
    <w:rsid w:val="4CA52789"/>
    <w:rsid w:val="4CC399D8"/>
    <w:rsid w:val="4CD4555B"/>
    <w:rsid w:val="4CFF9C74"/>
    <w:rsid w:val="4D213ECF"/>
    <w:rsid w:val="4D312E8B"/>
    <w:rsid w:val="4D43D6EF"/>
    <w:rsid w:val="4D98DD6C"/>
    <w:rsid w:val="4DB8F933"/>
    <w:rsid w:val="4DC76428"/>
    <w:rsid w:val="4DD8DFBE"/>
    <w:rsid w:val="4E0C2007"/>
    <w:rsid w:val="4E10E791"/>
    <w:rsid w:val="4E1A254F"/>
    <w:rsid w:val="4E820873"/>
    <w:rsid w:val="4E9C4B5A"/>
    <w:rsid w:val="4EB5DB62"/>
    <w:rsid w:val="4EDAE37C"/>
    <w:rsid w:val="4EFA6F09"/>
    <w:rsid w:val="4F08C381"/>
    <w:rsid w:val="4F0991E6"/>
    <w:rsid w:val="4F32D6DE"/>
    <w:rsid w:val="4F565274"/>
    <w:rsid w:val="4F933C65"/>
    <w:rsid w:val="4FA94B38"/>
    <w:rsid w:val="4FCD5B68"/>
    <w:rsid w:val="50023578"/>
    <w:rsid w:val="509D22EB"/>
    <w:rsid w:val="50A46FEB"/>
    <w:rsid w:val="50ABB187"/>
    <w:rsid w:val="50B27B0E"/>
    <w:rsid w:val="50B36AFE"/>
    <w:rsid w:val="50B5EA5E"/>
    <w:rsid w:val="50D948DC"/>
    <w:rsid w:val="50ECFAB0"/>
    <w:rsid w:val="51297E49"/>
    <w:rsid w:val="51523972"/>
    <w:rsid w:val="51595E60"/>
    <w:rsid w:val="51681E03"/>
    <w:rsid w:val="516C2D99"/>
    <w:rsid w:val="518685CB"/>
    <w:rsid w:val="51A4DC0F"/>
    <w:rsid w:val="51BB4117"/>
    <w:rsid w:val="51EA48DB"/>
    <w:rsid w:val="51EDAF28"/>
    <w:rsid w:val="51F5178A"/>
    <w:rsid w:val="51F7AA5D"/>
    <w:rsid w:val="52184526"/>
    <w:rsid w:val="5222CD97"/>
    <w:rsid w:val="5240C1C5"/>
    <w:rsid w:val="524622DF"/>
    <w:rsid w:val="5258DB31"/>
    <w:rsid w:val="526EB0CC"/>
    <w:rsid w:val="526FA227"/>
    <w:rsid w:val="5283E9B5"/>
    <w:rsid w:val="528BF10B"/>
    <w:rsid w:val="52C2D414"/>
    <w:rsid w:val="52C543A8"/>
    <w:rsid w:val="52C57549"/>
    <w:rsid w:val="52D1940A"/>
    <w:rsid w:val="5363BDA3"/>
    <w:rsid w:val="5371E25C"/>
    <w:rsid w:val="53B7F728"/>
    <w:rsid w:val="53E25948"/>
    <w:rsid w:val="53E3BF9B"/>
    <w:rsid w:val="54336482"/>
    <w:rsid w:val="544CFA5B"/>
    <w:rsid w:val="548691B7"/>
    <w:rsid w:val="5486C2C4"/>
    <w:rsid w:val="54A14D52"/>
    <w:rsid w:val="54D8E513"/>
    <w:rsid w:val="54FE6BA8"/>
    <w:rsid w:val="55010994"/>
    <w:rsid w:val="553B0247"/>
    <w:rsid w:val="5541C68E"/>
    <w:rsid w:val="55B628F0"/>
    <w:rsid w:val="55C67969"/>
    <w:rsid w:val="5601E335"/>
    <w:rsid w:val="5659A896"/>
    <w:rsid w:val="565FA302"/>
    <w:rsid w:val="568B2131"/>
    <w:rsid w:val="569BF85B"/>
    <w:rsid w:val="56A04C9D"/>
    <w:rsid w:val="56BD046D"/>
    <w:rsid w:val="56E90D57"/>
    <w:rsid w:val="56EE9CE4"/>
    <w:rsid w:val="56FBBDF2"/>
    <w:rsid w:val="572E3082"/>
    <w:rsid w:val="57386BF3"/>
    <w:rsid w:val="5742A27A"/>
    <w:rsid w:val="576D10F6"/>
    <w:rsid w:val="57898B19"/>
    <w:rsid w:val="5798DAF3"/>
    <w:rsid w:val="57A70B1B"/>
    <w:rsid w:val="57A9FAAE"/>
    <w:rsid w:val="57C38239"/>
    <w:rsid w:val="57E5C649"/>
    <w:rsid w:val="57FF0655"/>
    <w:rsid w:val="5854CDA3"/>
    <w:rsid w:val="58BB0F19"/>
    <w:rsid w:val="58BD5A05"/>
    <w:rsid w:val="58DA72B6"/>
    <w:rsid w:val="59119FE7"/>
    <w:rsid w:val="5925FD8F"/>
    <w:rsid w:val="59462B16"/>
    <w:rsid w:val="594EA8EA"/>
    <w:rsid w:val="597AF774"/>
    <w:rsid w:val="59A8E2AC"/>
    <w:rsid w:val="59AB88C6"/>
    <w:rsid w:val="59CE7491"/>
    <w:rsid w:val="59D5DDB7"/>
    <w:rsid w:val="59E32418"/>
    <w:rsid w:val="59E3EF72"/>
    <w:rsid w:val="59ED9313"/>
    <w:rsid w:val="5A0CE088"/>
    <w:rsid w:val="5A16A9E7"/>
    <w:rsid w:val="5A636191"/>
    <w:rsid w:val="5A6D85D5"/>
    <w:rsid w:val="5A6F35A1"/>
    <w:rsid w:val="5A85FAD5"/>
    <w:rsid w:val="5A8AAD56"/>
    <w:rsid w:val="5ACE48A2"/>
    <w:rsid w:val="5ADD55B3"/>
    <w:rsid w:val="5AFC1585"/>
    <w:rsid w:val="5B0AA5B4"/>
    <w:rsid w:val="5B158683"/>
    <w:rsid w:val="5B60AAD6"/>
    <w:rsid w:val="5B61BDAC"/>
    <w:rsid w:val="5B8820A2"/>
    <w:rsid w:val="5B976BE3"/>
    <w:rsid w:val="5BA70B8B"/>
    <w:rsid w:val="5BC348D4"/>
    <w:rsid w:val="5C446858"/>
    <w:rsid w:val="5C4E1622"/>
    <w:rsid w:val="5C511A45"/>
    <w:rsid w:val="5C595105"/>
    <w:rsid w:val="5C963EDE"/>
    <w:rsid w:val="5CA75E23"/>
    <w:rsid w:val="5CDA17DB"/>
    <w:rsid w:val="5CFF6867"/>
    <w:rsid w:val="5D4E4F87"/>
    <w:rsid w:val="5D6A39FB"/>
    <w:rsid w:val="5D77C1C5"/>
    <w:rsid w:val="5D7D4C29"/>
    <w:rsid w:val="5D89ED3E"/>
    <w:rsid w:val="5DA0AA51"/>
    <w:rsid w:val="5DB5E22A"/>
    <w:rsid w:val="5DF90775"/>
    <w:rsid w:val="5E03A6E9"/>
    <w:rsid w:val="5E148C96"/>
    <w:rsid w:val="5E18DA13"/>
    <w:rsid w:val="5E674C1D"/>
    <w:rsid w:val="5EB6488E"/>
    <w:rsid w:val="5F13B4C4"/>
    <w:rsid w:val="5F270694"/>
    <w:rsid w:val="5F5F68BC"/>
    <w:rsid w:val="5F741A3D"/>
    <w:rsid w:val="5FB36227"/>
    <w:rsid w:val="5FED29EA"/>
    <w:rsid w:val="60020C41"/>
    <w:rsid w:val="60036324"/>
    <w:rsid w:val="601713B3"/>
    <w:rsid w:val="60175621"/>
    <w:rsid w:val="6027F3BB"/>
    <w:rsid w:val="6049A004"/>
    <w:rsid w:val="604AA360"/>
    <w:rsid w:val="60AF8211"/>
    <w:rsid w:val="61050B66"/>
    <w:rsid w:val="61069C95"/>
    <w:rsid w:val="613914C4"/>
    <w:rsid w:val="61BAE77A"/>
    <w:rsid w:val="61DEEEAF"/>
    <w:rsid w:val="61E258B6"/>
    <w:rsid w:val="621518CE"/>
    <w:rsid w:val="62203EEB"/>
    <w:rsid w:val="62414937"/>
    <w:rsid w:val="625C395E"/>
    <w:rsid w:val="62608DD2"/>
    <w:rsid w:val="62BB1BBF"/>
    <w:rsid w:val="62E94E8A"/>
    <w:rsid w:val="62FB8F83"/>
    <w:rsid w:val="6304AF46"/>
    <w:rsid w:val="6354256B"/>
    <w:rsid w:val="635B85CA"/>
    <w:rsid w:val="6366F92F"/>
    <w:rsid w:val="6388C87B"/>
    <w:rsid w:val="6396ED7D"/>
    <w:rsid w:val="63B8FDF8"/>
    <w:rsid w:val="63FBC823"/>
    <w:rsid w:val="641572B9"/>
    <w:rsid w:val="64178878"/>
    <w:rsid w:val="6419B09C"/>
    <w:rsid w:val="6449CEC2"/>
    <w:rsid w:val="644C1E25"/>
    <w:rsid w:val="6450FF92"/>
    <w:rsid w:val="649DA5F2"/>
    <w:rsid w:val="649F5233"/>
    <w:rsid w:val="64EB7E4D"/>
    <w:rsid w:val="64F5C201"/>
    <w:rsid w:val="64F9CDF9"/>
    <w:rsid w:val="65063508"/>
    <w:rsid w:val="6548BCDF"/>
    <w:rsid w:val="65A182BB"/>
    <w:rsid w:val="65CF8422"/>
    <w:rsid w:val="65D591F7"/>
    <w:rsid w:val="65FF42FB"/>
    <w:rsid w:val="664092AA"/>
    <w:rsid w:val="66451A23"/>
    <w:rsid w:val="6690FE11"/>
    <w:rsid w:val="66C188D0"/>
    <w:rsid w:val="66C6BF65"/>
    <w:rsid w:val="66DC4452"/>
    <w:rsid w:val="66F42AB8"/>
    <w:rsid w:val="670CD4C3"/>
    <w:rsid w:val="6717D5DB"/>
    <w:rsid w:val="673244A7"/>
    <w:rsid w:val="6749F98F"/>
    <w:rsid w:val="674AA6F2"/>
    <w:rsid w:val="67785E02"/>
    <w:rsid w:val="677B0632"/>
    <w:rsid w:val="677F458C"/>
    <w:rsid w:val="67841915"/>
    <w:rsid w:val="67B5415B"/>
    <w:rsid w:val="67B662A1"/>
    <w:rsid w:val="67BA518B"/>
    <w:rsid w:val="681B2F6D"/>
    <w:rsid w:val="682C8BD6"/>
    <w:rsid w:val="6830463F"/>
    <w:rsid w:val="683ED69E"/>
    <w:rsid w:val="684B8900"/>
    <w:rsid w:val="686FD739"/>
    <w:rsid w:val="687C4510"/>
    <w:rsid w:val="68A71CE4"/>
    <w:rsid w:val="68DBFACC"/>
    <w:rsid w:val="68DC957B"/>
    <w:rsid w:val="68E54514"/>
    <w:rsid w:val="68F5A212"/>
    <w:rsid w:val="691B12F3"/>
    <w:rsid w:val="692723B1"/>
    <w:rsid w:val="692BB6B1"/>
    <w:rsid w:val="695194B3"/>
    <w:rsid w:val="69631F84"/>
    <w:rsid w:val="69C58706"/>
    <w:rsid w:val="69F6708D"/>
    <w:rsid w:val="6A0E8487"/>
    <w:rsid w:val="6A6E62A0"/>
    <w:rsid w:val="6AAC8822"/>
    <w:rsid w:val="6ADE7880"/>
    <w:rsid w:val="6B004C02"/>
    <w:rsid w:val="6B2A4143"/>
    <w:rsid w:val="6B447F63"/>
    <w:rsid w:val="6B60A459"/>
    <w:rsid w:val="6B612E88"/>
    <w:rsid w:val="6B90D276"/>
    <w:rsid w:val="6BD0BF8D"/>
    <w:rsid w:val="6BD689BF"/>
    <w:rsid w:val="6BEE717F"/>
    <w:rsid w:val="6C2EE142"/>
    <w:rsid w:val="6C464E44"/>
    <w:rsid w:val="6C4AEA5F"/>
    <w:rsid w:val="6C683FCE"/>
    <w:rsid w:val="6CB1787E"/>
    <w:rsid w:val="6CC3BDF9"/>
    <w:rsid w:val="6CE0D907"/>
    <w:rsid w:val="6CFAA174"/>
    <w:rsid w:val="6D1D88F1"/>
    <w:rsid w:val="6D2E4C88"/>
    <w:rsid w:val="6D650C0A"/>
    <w:rsid w:val="6D6FD973"/>
    <w:rsid w:val="6D72AFC1"/>
    <w:rsid w:val="6DA978CB"/>
    <w:rsid w:val="6DC9D6C1"/>
    <w:rsid w:val="6DF47243"/>
    <w:rsid w:val="6DFD01D9"/>
    <w:rsid w:val="6DFFCD57"/>
    <w:rsid w:val="6E0010B8"/>
    <w:rsid w:val="6E075DF4"/>
    <w:rsid w:val="6E228351"/>
    <w:rsid w:val="6E263E30"/>
    <w:rsid w:val="6E39303A"/>
    <w:rsid w:val="6E442E57"/>
    <w:rsid w:val="6E44DA21"/>
    <w:rsid w:val="6E4D5979"/>
    <w:rsid w:val="6E90EE5F"/>
    <w:rsid w:val="6E990D6D"/>
    <w:rsid w:val="6F1710EC"/>
    <w:rsid w:val="6F380FF9"/>
    <w:rsid w:val="6F4BCAD7"/>
    <w:rsid w:val="6F4BD1E3"/>
    <w:rsid w:val="6F66F2A8"/>
    <w:rsid w:val="6F708975"/>
    <w:rsid w:val="6F83B3D8"/>
    <w:rsid w:val="6F8DCC17"/>
    <w:rsid w:val="6FAC6A2B"/>
    <w:rsid w:val="70CBA28C"/>
    <w:rsid w:val="70D1CEAF"/>
    <w:rsid w:val="70E34AEF"/>
    <w:rsid w:val="7101CBAE"/>
    <w:rsid w:val="71192024"/>
    <w:rsid w:val="711AF2C3"/>
    <w:rsid w:val="714FF29E"/>
    <w:rsid w:val="7157B5D6"/>
    <w:rsid w:val="716539A9"/>
    <w:rsid w:val="716CEECA"/>
    <w:rsid w:val="718DDA0F"/>
    <w:rsid w:val="71B67017"/>
    <w:rsid w:val="71C3FEFD"/>
    <w:rsid w:val="71D522E5"/>
    <w:rsid w:val="723EE5CD"/>
    <w:rsid w:val="7242C75F"/>
    <w:rsid w:val="724CD187"/>
    <w:rsid w:val="72754543"/>
    <w:rsid w:val="7277594F"/>
    <w:rsid w:val="728EFB60"/>
    <w:rsid w:val="7292A82D"/>
    <w:rsid w:val="729D9ADA"/>
    <w:rsid w:val="72AD2A12"/>
    <w:rsid w:val="72BAAEAC"/>
    <w:rsid w:val="72C1D1BE"/>
    <w:rsid w:val="72F21AC2"/>
    <w:rsid w:val="7302468A"/>
    <w:rsid w:val="7344814E"/>
    <w:rsid w:val="736BC183"/>
    <w:rsid w:val="73ED7428"/>
    <w:rsid w:val="73F1B1D8"/>
    <w:rsid w:val="73F620B4"/>
    <w:rsid w:val="741D7D0C"/>
    <w:rsid w:val="742E10E5"/>
    <w:rsid w:val="743ADB15"/>
    <w:rsid w:val="743FBABA"/>
    <w:rsid w:val="74502281"/>
    <w:rsid w:val="74584175"/>
    <w:rsid w:val="7465901F"/>
    <w:rsid w:val="74BACEAB"/>
    <w:rsid w:val="74E2A735"/>
    <w:rsid w:val="74FEE570"/>
    <w:rsid w:val="7510CBEF"/>
    <w:rsid w:val="757C952C"/>
    <w:rsid w:val="75B01490"/>
    <w:rsid w:val="75B06613"/>
    <w:rsid w:val="75E54014"/>
    <w:rsid w:val="75E61DD0"/>
    <w:rsid w:val="75FC4B2B"/>
    <w:rsid w:val="75FF8A0A"/>
    <w:rsid w:val="760B1529"/>
    <w:rsid w:val="7649F37D"/>
    <w:rsid w:val="76A6508B"/>
    <w:rsid w:val="76AA2F9E"/>
    <w:rsid w:val="76AF44CC"/>
    <w:rsid w:val="76C5D2A6"/>
    <w:rsid w:val="76D16A65"/>
    <w:rsid w:val="7730389C"/>
    <w:rsid w:val="773534C3"/>
    <w:rsid w:val="7753419E"/>
    <w:rsid w:val="77579B75"/>
    <w:rsid w:val="7770F722"/>
    <w:rsid w:val="77756B20"/>
    <w:rsid w:val="7776B09C"/>
    <w:rsid w:val="779B6AC9"/>
    <w:rsid w:val="77AD7596"/>
    <w:rsid w:val="77BD3EF1"/>
    <w:rsid w:val="77D80C27"/>
    <w:rsid w:val="77E544CF"/>
    <w:rsid w:val="77FA98FA"/>
    <w:rsid w:val="782F09FD"/>
    <w:rsid w:val="78403C1F"/>
    <w:rsid w:val="7883173D"/>
    <w:rsid w:val="78D6233E"/>
    <w:rsid w:val="78D98F47"/>
    <w:rsid w:val="78DAE605"/>
    <w:rsid w:val="7929C5E5"/>
    <w:rsid w:val="795E6F1E"/>
    <w:rsid w:val="79652A31"/>
    <w:rsid w:val="796EBAEC"/>
    <w:rsid w:val="79905260"/>
    <w:rsid w:val="79A80370"/>
    <w:rsid w:val="79B79045"/>
    <w:rsid w:val="79B832C9"/>
    <w:rsid w:val="79F24691"/>
    <w:rsid w:val="7A04E42C"/>
    <w:rsid w:val="7A0D1E99"/>
    <w:rsid w:val="7A0F72B1"/>
    <w:rsid w:val="7A570962"/>
    <w:rsid w:val="7A58BE73"/>
    <w:rsid w:val="7AA0BD03"/>
    <w:rsid w:val="7ADB2161"/>
    <w:rsid w:val="7AF0EAA9"/>
    <w:rsid w:val="7AFB36C2"/>
    <w:rsid w:val="7B5F91C1"/>
    <w:rsid w:val="7B6398E5"/>
    <w:rsid w:val="7B661A73"/>
    <w:rsid w:val="7B850DCE"/>
    <w:rsid w:val="7BAD1672"/>
    <w:rsid w:val="7BCA76D7"/>
    <w:rsid w:val="7BD598D4"/>
    <w:rsid w:val="7BDEF0E0"/>
    <w:rsid w:val="7BF05934"/>
    <w:rsid w:val="7C0B0668"/>
    <w:rsid w:val="7C14881C"/>
    <w:rsid w:val="7C650714"/>
    <w:rsid w:val="7C6EE24D"/>
    <w:rsid w:val="7C77558C"/>
    <w:rsid w:val="7C912860"/>
    <w:rsid w:val="7CAC511E"/>
    <w:rsid w:val="7CDAEC74"/>
    <w:rsid w:val="7CE967AA"/>
    <w:rsid w:val="7D208728"/>
    <w:rsid w:val="7D3706F6"/>
    <w:rsid w:val="7D4A37F9"/>
    <w:rsid w:val="7D5B7365"/>
    <w:rsid w:val="7D6E911F"/>
    <w:rsid w:val="7D80E6FE"/>
    <w:rsid w:val="7D854C40"/>
    <w:rsid w:val="7D962318"/>
    <w:rsid w:val="7DA656AC"/>
    <w:rsid w:val="7DEC510A"/>
    <w:rsid w:val="7DEC7B12"/>
    <w:rsid w:val="7DFBC881"/>
    <w:rsid w:val="7E2022BC"/>
    <w:rsid w:val="7E206AF7"/>
    <w:rsid w:val="7E266013"/>
    <w:rsid w:val="7E2B6F81"/>
    <w:rsid w:val="7E5F5677"/>
    <w:rsid w:val="7E6141FF"/>
    <w:rsid w:val="7E8EC851"/>
    <w:rsid w:val="7EFE8CF6"/>
    <w:rsid w:val="7F070E85"/>
    <w:rsid w:val="7F1F9309"/>
    <w:rsid w:val="7F39DDF8"/>
    <w:rsid w:val="7F49C14F"/>
    <w:rsid w:val="7F50DC82"/>
    <w:rsid w:val="7F51001F"/>
    <w:rsid w:val="7F5B81D3"/>
    <w:rsid w:val="7F69AFEF"/>
    <w:rsid w:val="7F8CD672"/>
    <w:rsid w:val="7FAB5BDF"/>
    <w:rsid w:val="7FABF89C"/>
    <w:rsid w:val="7FB27F2E"/>
    <w:rsid w:val="7FBE92E7"/>
    <w:rsid w:val="7FDF40A5"/>
    <w:rsid w:val="7FE5BA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6BAB09"/>
  <w14:defaultImageDpi w14:val="32767"/>
  <w15:docId w15:val="{47B951FA-16F1-49C2-9500-BC0F837BC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C644D7"/>
    <w:rPr>
      <w:color w:val="0000FF" w:themeColor="hyperlink"/>
      <w:u w:val="single"/>
    </w:rPr>
  </w:style>
  <w:style w:type="character" w:styleId="UnresolvedMention">
    <w:name w:val="Unresolved Mention"/>
    <w:basedOn w:val="DefaultParagraphFont"/>
    <w:uiPriority w:val="99"/>
    <w:semiHidden/>
    <w:unhideWhenUsed/>
    <w:rsid w:val="00C644D7"/>
    <w:rPr>
      <w:color w:val="605E5C"/>
      <w:shd w:val="clear" w:color="auto" w:fill="E1DFDD"/>
    </w:rPr>
  </w:style>
  <w:style w:type="paragraph" w:customStyle="1" w:styleId="EndNoteBibliographyTitle">
    <w:name w:val="EndNote Bibliography Title"/>
    <w:basedOn w:val="Normal"/>
    <w:link w:val="EndNoteBibliographyTitleChar"/>
    <w:rsid w:val="00CB0E39"/>
    <w:pPr>
      <w:jc w:val="center"/>
    </w:pPr>
    <w:rPr>
      <w:noProof/>
      <w:lang w:val="en-US"/>
    </w:rPr>
  </w:style>
  <w:style w:type="character" w:customStyle="1" w:styleId="EndNoteBibliographyTitleChar">
    <w:name w:val="EndNote Bibliography Title Char"/>
    <w:basedOn w:val="DefaultParagraphFont"/>
    <w:link w:val="EndNoteBibliographyTitle"/>
    <w:rsid w:val="00CB0E39"/>
    <w:rPr>
      <w:noProof/>
      <w:lang w:val="en-US"/>
    </w:rPr>
  </w:style>
  <w:style w:type="paragraph" w:customStyle="1" w:styleId="EndNoteBibliography">
    <w:name w:val="EndNote Bibliography"/>
    <w:basedOn w:val="Normal"/>
    <w:link w:val="EndNoteBibliographyChar"/>
    <w:rsid w:val="00CB0E39"/>
    <w:pPr>
      <w:spacing w:line="240" w:lineRule="auto"/>
    </w:pPr>
    <w:rPr>
      <w:noProof/>
      <w:lang w:val="en-US"/>
    </w:rPr>
  </w:style>
  <w:style w:type="character" w:customStyle="1" w:styleId="EndNoteBibliographyChar">
    <w:name w:val="EndNote Bibliography Char"/>
    <w:basedOn w:val="DefaultParagraphFont"/>
    <w:link w:val="EndNoteBibliography"/>
    <w:rsid w:val="00CB0E39"/>
    <w:rPr>
      <w:noProof/>
      <w:lang w:val="en-US"/>
    </w:rPr>
  </w:style>
  <w:style w:type="paragraph" w:styleId="CommentSubject">
    <w:name w:val="annotation subject"/>
    <w:basedOn w:val="CommentText"/>
    <w:next w:val="CommentText"/>
    <w:link w:val="CommentSubjectChar"/>
    <w:uiPriority w:val="99"/>
    <w:semiHidden/>
    <w:unhideWhenUsed/>
    <w:rsid w:val="00D93C6E"/>
    <w:rPr>
      <w:b/>
      <w:bCs/>
    </w:rPr>
  </w:style>
  <w:style w:type="character" w:customStyle="1" w:styleId="CommentSubjectChar">
    <w:name w:val="Comment Subject Char"/>
    <w:basedOn w:val="CommentTextChar"/>
    <w:link w:val="CommentSubject"/>
    <w:uiPriority w:val="99"/>
    <w:semiHidden/>
    <w:rsid w:val="00D93C6E"/>
    <w:rPr>
      <w:b/>
      <w:bCs/>
      <w:sz w:val="20"/>
      <w:szCs w:val="20"/>
    </w:rPr>
  </w:style>
  <w:style w:type="paragraph" w:styleId="NormalWeb">
    <w:name w:val="Normal (Web)"/>
    <w:basedOn w:val="Normal"/>
    <w:uiPriority w:val="99"/>
    <w:semiHidden/>
    <w:unhideWhenUsed/>
    <w:rsid w:val="007E5316"/>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Revision">
    <w:name w:val="Revision"/>
    <w:hidden/>
    <w:uiPriority w:val="99"/>
    <w:semiHidden/>
    <w:rsid w:val="008975BC"/>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51270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pubmed.ncbi.nlm.nih.gov/35135855/" TargetMode="External"/><Relationship Id="rId1" Type="http://schemas.openxmlformats.org/officeDocument/2006/relationships/hyperlink" Target="https://pubmed.ncbi.nlm.nih.gov/31327663/"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github.com/fooof-tools/fooof" TargetMode="External"/><Relationship Id="rId18" Type="http://schemas.openxmlformats.org/officeDocument/2006/relationships/image" Target="media/image3.png"/><Relationship Id="rId26" Type="http://schemas.microsoft.com/office/2020/10/relationships/intelligence" Target="intelligence2.xml"/><Relationship Id="rId3" Type="http://schemas.openxmlformats.org/officeDocument/2006/relationships/webSettings" Target="webSettings.xml"/><Relationship Id="rId21" Type="http://schemas.openxmlformats.org/officeDocument/2006/relationships/image" Target="media/image6.png"/><Relationship Id="rId7" Type="http://schemas.openxmlformats.org/officeDocument/2006/relationships/comments" Target="comments.xml"/><Relationship Id="rId12" Type="http://schemas.openxmlformats.org/officeDocument/2006/relationships/hyperlink" Target="http://chronux.org/" TargetMode="External"/><Relationship Id="rId17" Type="http://schemas.openxmlformats.org/officeDocument/2006/relationships/image" Target="media/image2.jp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png"/><Relationship Id="rId20" Type="http://schemas.openxmlformats.org/officeDocument/2006/relationships/image" Target="media/image5.png"/><Relationship Id="rId1" Type="http://schemas.openxmlformats.org/officeDocument/2006/relationships/styles" Target="styles.xml"/><Relationship Id="rId6" Type="http://schemas.openxmlformats.org/officeDocument/2006/relationships/hyperlink" Target="https://github.com/Neural-Control-Engineering/AlphaModulation_SelectiveDetection" TargetMode="External"/><Relationship Id="rId11" Type="http://schemas.openxmlformats.org/officeDocument/2006/relationships/hyperlink" Target="https://github.com/petersaj/neuropixels_trajectory_explorer" TargetMode="External"/><Relationship Id="rId24" Type="http://schemas.microsoft.com/office/2011/relationships/people" Target="people.xml"/><Relationship Id="rId5" Type="http://schemas.openxmlformats.org/officeDocument/2006/relationships/hyperlink" Target="https://github.com/Neural-Control-Engineering/n-CORTex" TargetMode="External"/><Relationship Id="rId15" Type="http://schemas.openxmlformats.org/officeDocument/2006/relationships/hyperlink" Target="https://paperpile.com/c/1KvoE7/bWmN" TargetMode="External"/><Relationship Id="rId23" Type="http://schemas.openxmlformats.org/officeDocument/2006/relationships/fontTable" Target="fontTable.xml"/><Relationship Id="rId10" Type="http://schemas.microsoft.com/office/2018/08/relationships/commentsExtensible" Target="commentsExtensible.xml"/><Relationship Id="rId19" Type="http://schemas.openxmlformats.org/officeDocument/2006/relationships/image" Target="media/image4.png"/><Relationship Id="rId4" Type="http://schemas.openxmlformats.org/officeDocument/2006/relationships/hyperlink" Target="mailto:qi.wang@columbia.edu" TargetMode="External"/><Relationship Id="rId9" Type="http://schemas.microsoft.com/office/2016/09/relationships/commentsIds" Target="commentsIds.xml"/><Relationship Id="rId14" Type="http://schemas.openxmlformats.org/officeDocument/2006/relationships/hyperlink" Target="https://paperpile.com/c/1KvoE7/bWmN" TargetMode="External"/><Relationship Id="rId2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398</TotalTime>
  <Pages>28</Pages>
  <Words>21603</Words>
  <Characters>123143</Characters>
  <Application>Microsoft Office Word</Application>
  <DocSecurity>0</DocSecurity>
  <Lines>1026</Lines>
  <Paragraphs>288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qiwang</dc:creator>
  <cp:lastModifiedBy>Craig Kelley</cp:lastModifiedBy>
  <cp:revision>22</cp:revision>
  <cp:lastPrinted>2025-03-10T18:43:00Z</cp:lastPrinted>
  <dcterms:created xsi:type="dcterms:W3CDTF">2025-03-09T16:50:00Z</dcterms:created>
  <dcterms:modified xsi:type="dcterms:W3CDTF">2025-07-01T21:47:00Z</dcterms:modified>
</cp:coreProperties>
</file>